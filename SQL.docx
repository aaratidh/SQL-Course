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E534D" w14:textId="77777777" w:rsidR="00254258" w:rsidRPr="00254258" w:rsidRDefault="00304EF3">
      <w:pPr>
        <w:rPr>
          <w:rFonts w:ascii="Times New Roman" w:hAnsi="Times New Roman" w:cs="Times New Roman"/>
          <w:color w:val="525C65"/>
          <w:shd w:val="clear" w:color="auto" w:fill="FFFFFF"/>
          <w:rPrChange w:id="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 w:author="Aarati AD" w:date="2023-04-06T10:12:00Z">
            <w:rPr>
              <w:rFonts w:ascii="Open Sans" w:hAnsi="Open Sans" w:cs="Open Sans"/>
              <w:color w:val="525C65"/>
              <w:shd w:val="clear" w:color="auto" w:fill="FFFFFF"/>
            </w:rPr>
          </w:rPrChange>
        </w:rPr>
        <w:t>Which </w:t>
      </w:r>
      <w:r>
        <w:rPr>
          <w:rStyle w:val="Strong"/>
          <w:rFonts w:ascii="Times New Roman" w:hAnsi="Times New Roman" w:cs="Times New Roman"/>
          <w:color w:val="525C65"/>
          <w:bdr w:val="none" w:sz="4" w:space="0" w:color="auto"/>
          <w:shd w:val="clear" w:color="auto" w:fill="FFFFFF"/>
          <w:rPrChange w:id="2" w:author="Aarati AD" w:date="2023-04-06T10:12:00Z">
            <w:rPr>
              <w:rStyle w:val="Strong"/>
              <w:rFonts w:ascii="Open Sans" w:hAnsi="Open Sans" w:cs="Open Sans"/>
              <w:color w:val="525C65"/>
              <w:bdr w:val="none" w:sz="4" w:space="0" w:color="auto"/>
              <w:shd w:val="clear" w:color="auto" w:fill="FFFFFF"/>
            </w:rPr>
          </w:rPrChange>
        </w:rPr>
        <w:t>account</w:t>
      </w:r>
      <w:r>
        <w:rPr>
          <w:rFonts w:ascii="Times New Roman" w:hAnsi="Times New Roman" w:cs="Times New Roman"/>
          <w:color w:val="525C65"/>
          <w:shd w:val="clear" w:color="auto" w:fill="FFFFFF"/>
          <w:rPrChange w:id="3" w:author="Aarati AD" w:date="2023-04-06T10:12:00Z">
            <w:rPr>
              <w:rFonts w:ascii="Open Sans" w:hAnsi="Open Sans" w:cs="Open Sans"/>
              <w:color w:val="525C65"/>
              <w:shd w:val="clear" w:color="auto" w:fill="FFFFFF"/>
            </w:rPr>
          </w:rPrChange>
        </w:rPr>
        <w:t> (by name) placed the earliest order? Your solution should have the </w:t>
      </w:r>
      <w:r>
        <w:rPr>
          <w:rStyle w:val="Strong"/>
          <w:rFonts w:ascii="Times New Roman" w:hAnsi="Times New Roman" w:cs="Times New Roman"/>
          <w:color w:val="525C65"/>
          <w:bdr w:val="none" w:sz="4" w:space="0" w:color="auto"/>
          <w:shd w:val="clear" w:color="auto" w:fill="FFFFFF"/>
          <w:rPrChange w:id="4" w:author="Aarati AD" w:date="2023-04-06T10:12:00Z">
            <w:rPr>
              <w:rStyle w:val="Strong"/>
              <w:rFonts w:ascii="Open Sans" w:hAnsi="Open Sans" w:cs="Open Sans"/>
              <w:color w:val="525C65"/>
              <w:bdr w:val="none" w:sz="4" w:space="0" w:color="auto"/>
              <w:shd w:val="clear" w:color="auto" w:fill="FFFFFF"/>
            </w:rPr>
          </w:rPrChange>
        </w:rPr>
        <w:t>account name</w:t>
      </w:r>
      <w:r>
        <w:rPr>
          <w:rFonts w:ascii="Times New Roman" w:hAnsi="Times New Roman" w:cs="Times New Roman"/>
          <w:color w:val="525C65"/>
          <w:shd w:val="clear" w:color="auto" w:fill="FFFFFF"/>
          <w:rPrChange w:id="5" w:author="Aarati AD" w:date="2023-04-06T10:12:00Z">
            <w:rPr>
              <w:rFonts w:ascii="Open Sans" w:hAnsi="Open Sans" w:cs="Open Sans"/>
              <w:color w:val="525C65"/>
              <w:shd w:val="clear" w:color="auto" w:fill="FFFFFF"/>
            </w:rPr>
          </w:rPrChange>
        </w:rPr>
        <w:t> and the </w:t>
      </w:r>
      <w:r>
        <w:rPr>
          <w:rStyle w:val="Strong"/>
          <w:rFonts w:ascii="Times New Roman" w:hAnsi="Times New Roman" w:cs="Times New Roman"/>
          <w:color w:val="525C65"/>
          <w:bdr w:val="none" w:sz="4" w:space="0" w:color="auto"/>
          <w:shd w:val="clear" w:color="auto" w:fill="FFFFFF"/>
          <w:rPrChange w:id="6" w:author="Aarati AD" w:date="2023-04-06T10:12:00Z">
            <w:rPr>
              <w:rStyle w:val="Strong"/>
              <w:rFonts w:ascii="Open Sans" w:hAnsi="Open Sans" w:cs="Open Sans"/>
              <w:color w:val="525C65"/>
              <w:bdr w:val="none" w:sz="4" w:space="0" w:color="auto"/>
              <w:shd w:val="clear" w:color="auto" w:fill="FFFFFF"/>
            </w:rPr>
          </w:rPrChange>
        </w:rPr>
        <w:t>date</w:t>
      </w:r>
      <w:r>
        <w:rPr>
          <w:rFonts w:ascii="Times New Roman" w:hAnsi="Times New Roman" w:cs="Times New Roman"/>
          <w:color w:val="525C65"/>
          <w:shd w:val="clear" w:color="auto" w:fill="FFFFFF"/>
          <w:rPrChange w:id="7" w:author="Aarati AD" w:date="2023-04-06T10:12:00Z">
            <w:rPr>
              <w:rFonts w:ascii="Open Sans" w:hAnsi="Open Sans" w:cs="Open Sans"/>
              <w:color w:val="525C65"/>
              <w:shd w:val="clear" w:color="auto" w:fill="FFFFFF"/>
            </w:rPr>
          </w:rPrChange>
        </w:rPr>
        <w:t> of the order.</w:t>
      </w:r>
    </w:p>
    <w:p w14:paraId="70DE99CB" w14:textId="77777777" w:rsidR="00254258" w:rsidRPr="00254258" w:rsidRDefault="00304EF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F2B3D"/>
          <w:sz w:val="20"/>
          <w:szCs w:val="20"/>
          <w:bdr w:val="none" w:sz="4" w:space="0" w:color="auto"/>
          <w:shd w:val="clear" w:color="auto" w:fill="F7F7F8"/>
          <w:rPrChange w:id="8" w:author="Aarati AD" w:date="2023-04-06T10:12:00Z">
            <w:rPr>
              <w:rFonts w:ascii="Consolas" w:eastAsia="Times New Roman" w:hAnsi="Consolas" w:cs="Courier New"/>
              <w:color w:val="0F2B3D"/>
              <w:sz w:val="20"/>
              <w:szCs w:val="20"/>
              <w:bdr w:val="none" w:sz="4" w:space="0" w:color="auto"/>
              <w:shd w:val="clear" w:color="auto" w:fill="F7F7F8"/>
            </w:rPr>
          </w:rPrChange>
        </w:rPr>
      </w:pPr>
      <w:r>
        <w:rPr>
          <w:rFonts w:ascii="Times New Roman" w:eastAsia="Times New Roman" w:hAnsi="Times New Roman" w:cs="Times New Roman"/>
          <w:b/>
          <w:bCs/>
          <w:color w:val="333333"/>
          <w:sz w:val="20"/>
          <w:szCs w:val="20"/>
          <w:bdr w:val="none" w:sz="4" w:space="0" w:color="auto"/>
          <w:shd w:val="clear" w:color="auto" w:fill="F7F7F8"/>
          <w:rPrChange w:id="9" w:author="Aarati AD" w:date="2023-04-06T10:12:00Z">
            <w:rPr>
              <w:rFonts w:ascii="inherit" w:eastAsia="Times New Roman" w:hAnsi="inherit" w:cs="Courier New"/>
              <w:b/>
              <w:bCs/>
              <w:color w:val="333333"/>
              <w:sz w:val="20"/>
              <w:szCs w:val="20"/>
              <w:bdr w:val="none" w:sz="4" w:space="0" w:color="auto"/>
              <w:shd w:val="clear" w:color="auto" w:fill="F7F7F8"/>
            </w:rPr>
          </w:rPrChange>
        </w:rPr>
        <w:t>SELECT</w:t>
      </w:r>
      <w:r>
        <w:rPr>
          <w:rFonts w:ascii="Times New Roman" w:eastAsia="Times New Roman" w:hAnsi="Times New Roman" w:cs="Times New Roman"/>
          <w:color w:val="0F2B3D"/>
          <w:sz w:val="20"/>
          <w:szCs w:val="20"/>
          <w:bdr w:val="none" w:sz="4" w:space="0" w:color="auto"/>
          <w:shd w:val="clear" w:color="auto" w:fill="F7F7F8"/>
          <w:rPrChange w:id="10"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a.</w:t>
      </w:r>
      <w:r>
        <w:rPr>
          <w:rFonts w:ascii="Times New Roman" w:eastAsia="Times New Roman" w:hAnsi="Times New Roman" w:cs="Times New Roman"/>
          <w:b/>
          <w:bCs/>
          <w:color w:val="333333"/>
          <w:sz w:val="20"/>
          <w:szCs w:val="20"/>
          <w:bdr w:val="none" w:sz="4" w:space="0" w:color="auto"/>
          <w:shd w:val="clear" w:color="auto" w:fill="F7F7F8"/>
          <w:rPrChange w:id="11" w:author="Aarati AD" w:date="2023-04-06T10:12:00Z">
            <w:rPr>
              <w:rFonts w:ascii="inherit" w:eastAsia="Times New Roman" w:hAnsi="inherit" w:cs="Courier New"/>
              <w:b/>
              <w:bCs/>
              <w:color w:val="333333"/>
              <w:sz w:val="20"/>
              <w:szCs w:val="20"/>
              <w:bdr w:val="none" w:sz="4" w:space="0" w:color="auto"/>
              <w:shd w:val="clear" w:color="auto" w:fill="F7F7F8"/>
            </w:rPr>
          </w:rPrChange>
        </w:rPr>
        <w:t>name</w:t>
      </w:r>
      <w:r>
        <w:rPr>
          <w:rFonts w:ascii="Times New Roman" w:eastAsia="Times New Roman" w:hAnsi="Times New Roman" w:cs="Times New Roman"/>
          <w:color w:val="0F2B3D"/>
          <w:sz w:val="20"/>
          <w:szCs w:val="20"/>
          <w:bdr w:val="none" w:sz="4" w:space="0" w:color="auto"/>
          <w:shd w:val="clear" w:color="auto" w:fill="F7F7F8"/>
          <w:rPrChange w:id="12" w:author="Aarati AD" w:date="2023-04-06T10:12:00Z">
            <w:rPr>
              <w:rFonts w:ascii="Consolas" w:eastAsia="Times New Roman" w:hAnsi="Consolas" w:cs="Courier New"/>
              <w:color w:val="0F2B3D"/>
              <w:sz w:val="20"/>
              <w:szCs w:val="20"/>
              <w:bdr w:val="none" w:sz="4" w:space="0" w:color="auto"/>
              <w:shd w:val="clear" w:color="auto" w:fill="F7F7F8"/>
            </w:rPr>
          </w:rPrChange>
        </w:rPr>
        <w:t>, o.occurred_at</w:t>
      </w:r>
    </w:p>
    <w:p w14:paraId="26BF0572" w14:textId="77777777" w:rsidR="00254258" w:rsidRPr="00254258" w:rsidRDefault="00304EF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F2B3D"/>
          <w:sz w:val="20"/>
          <w:szCs w:val="20"/>
          <w:bdr w:val="none" w:sz="4" w:space="0" w:color="auto"/>
          <w:shd w:val="clear" w:color="auto" w:fill="F7F7F8"/>
          <w:rPrChange w:id="13" w:author="Aarati AD" w:date="2023-04-06T10:12:00Z">
            <w:rPr>
              <w:rFonts w:ascii="Consolas" w:eastAsia="Times New Roman" w:hAnsi="Consolas" w:cs="Courier New"/>
              <w:color w:val="0F2B3D"/>
              <w:sz w:val="20"/>
              <w:szCs w:val="20"/>
              <w:bdr w:val="none" w:sz="4" w:space="0" w:color="auto"/>
              <w:shd w:val="clear" w:color="auto" w:fill="F7F7F8"/>
            </w:rPr>
          </w:rPrChange>
        </w:rPr>
      </w:pPr>
      <w:r>
        <w:rPr>
          <w:rFonts w:ascii="Times New Roman" w:eastAsia="Times New Roman" w:hAnsi="Times New Roman" w:cs="Times New Roman"/>
          <w:b/>
          <w:bCs/>
          <w:color w:val="333333"/>
          <w:sz w:val="20"/>
          <w:szCs w:val="20"/>
          <w:bdr w:val="none" w:sz="4" w:space="0" w:color="auto"/>
          <w:shd w:val="clear" w:color="auto" w:fill="F7F7F8"/>
          <w:rPrChange w:id="14" w:author="Aarati AD" w:date="2023-04-06T10:12:00Z">
            <w:rPr>
              <w:rFonts w:ascii="inherit" w:eastAsia="Times New Roman" w:hAnsi="inherit" w:cs="Courier New"/>
              <w:b/>
              <w:bCs/>
              <w:color w:val="333333"/>
              <w:sz w:val="20"/>
              <w:szCs w:val="20"/>
              <w:bdr w:val="none" w:sz="4" w:space="0" w:color="auto"/>
              <w:shd w:val="clear" w:color="auto" w:fill="F7F7F8"/>
            </w:rPr>
          </w:rPrChange>
        </w:rPr>
        <w:t>FROM</w:t>
      </w:r>
      <w:r>
        <w:rPr>
          <w:rFonts w:ascii="Times New Roman" w:eastAsia="Times New Roman" w:hAnsi="Times New Roman" w:cs="Times New Roman"/>
          <w:color w:val="0F2B3D"/>
          <w:sz w:val="20"/>
          <w:szCs w:val="20"/>
          <w:bdr w:val="none" w:sz="4" w:space="0" w:color="auto"/>
          <w:shd w:val="clear" w:color="auto" w:fill="F7F7F8"/>
          <w:rPrChange w:id="15"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accounts a</w:t>
      </w:r>
    </w:p>
    <w:p w14:paraId="0940B445" w14:textId="77777777" w:rsidR="00254258" w:rsidRPr="00254258" w:rsidRDefault="00304EF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F2B3D"/>
          <w:sz w:val="20"/>
          <w:szCs w:val="20"/>
          <w:bdr w:val="none" w:sz="4" w:space="0" w:color="auto"/>
          <w:shd w:val="clear" w:color="auto" w:fill="F7F7F8"/>
          <w:rPrChange w:id="16" w:author="Aarati AD" w:date="2023-04-06T10:12:00Z">
            <w:rPr>
              <w:rFonts w:ascii="Consolas" w:eastAsia="Times New Roman" w:hAnsi="Consolas" w:cs="Courier New"/>
              <w:color w:val="0F2B3D"/>
              <w:sz w:val="20"/>
              <w:szCs w:val="20"/>
              <w:bdr w:val="none" w:sz="4" w:space="0" w:color="auto"/>
              <w:shd w:val="clear" w:color="auto" w:fill="F7F7F8"/>
            </w:rPr>
          </w:rPrChange>
        </w:rPr>
      </w:pPr>
      <w:r>
        <w:rPr>
          <w:rFonts w:ascii="Times New Roman" w:eastAsia="Times New Roman" w:hAnsi="Times New Roman" w:cs="Times New Roman"/>
          <w:b/>
          <w:bCs/>
          <w:color w:val="333333"/>
          <w:sz w:val="20"/>
          <w:szCs w:val="20"/>
          <w:bdr w:val="none" w:sz="4" w:space="0" w:color="auto"/>
          <w:shd w:val="clear" w:color="auto" w:fill="F7F7F8"/>
          <w:rPrChange w:id="17" w:author="Aarati AD" w:date="2023-04-06T10:12:00Z">
            <w:rPr>
              <w:rFonts w:ascii="inherit" w:eastAsia="Times New Roman" w:hAnsi="inherit" w:cs="Courier New"/>
              <w:b/>
              <w:bCs/>
              <w:color w:val="333333"/>
              <w:sz w:val="20"/>
              <w:szCs w:val="20"/>
              <w:bdr w:val="none" w:sz="4" w:space="0" w:color="auto"/>
              <w:shd w:val="clear" w:color="auto" w:fill="F7F7F8"/>
            </w:rPr>
          </w:rPrChange>
        </w:rPr>
        <w:t>JOIN</w:t>
      </w:r>
      <w:r>
        <w:rPr>
          <w:rFonts w:ascii="Times New Roman" w:eastAsia="Times New Roman" w:hAnsi="Times New Roman" w:cs="Times New Roman"/>
          <w:color w:val="0F2B3D"/>
          <w:sz w:val="20"/>
          <w:szCs w:val="20"/>
          <w:bdr w:val="none" w:sz="4" w:space="0" w:color="auto"/>
          <w:shd w:val="clear" w:color="auto" w:fill="F7F7F8"/>
          <w:rPrChange w:id="18"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orders o</w:t>
      </w:r>
    </w:p>
    <w:p w14:paraId="125063FB" w14:textId="77777777" w:rsidR="00254258" w:rsidRPr="00254258" w:rsidRDefault="00304EF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F2B3D"/>
          <w:sz w:val="20"/>
          <w:szCs w:val="20"/>
          <w:bdr w:val="none" w:sz="4" w:space="0" w:color="auto"/>
          <w:shd w:val="clear" w:color="auto" w:fill="F7F7F8"/>
          <w:rPrChange w:id="19" w:author="Aarati AD" w:date="2023-04-06T10:12:00Z">
            <w:rPr>
              <w:rFonts w:ascii="Consolas" w:eastAsia="Times New Roman" w:hAnsi="Consolas" w:cs="Courier New"/>
              <w:color w:val="0F2B3D"/>
              <w:sz w:val="20"/>
              <w:szCs w:val="20"/>
              <w:bdr w:val="none" w:sz="4" w:space="0" w:color="auto"/>
              <w:shd w:val="clear" w:color="auto" w:fill="F7F7F8"/>
            </w:rPr>
          </w:rPrChange>
        </w:rPr>
      </w:pPr>
      <w:r>
        <w:rPr>
          <w:rFonts w:ascii="Times New Roman" w:eastAsia="Times New Roman" w:hAnsi="Times New Roman" w:cs="Times New Roman"/>
          <w:b/>
          <w:bCs/>
          <w:color w:val="333333"/>
          <w:sz w:val="20"/>
          <w:szCs w:val="20"/>
          <w:bdr w:val="none" w:sz="4" w:space="0" w:color="auto"/>
          <w:shd w:val="clear" w:color="auto" w:fill="F7F7F8"/>
          <w:rPrChange w:id="20" w:author="Aarati AD" w:date="2023-04-06T10:12:00Z">
            <w:rPr>
              <w:rFonts w:ascii="inherit" w:eastAsia="Times New Roman" w:hAnsi="inherit" w:cs="Courier New"/>
              <w:b/>
              <w:bCs/>
              <w:color w:val="333333"/>
              <w:sz w:val="20"/>
              <w:szCs w:val="20"/>
              <w:bdr w:val="none" w:sz="4" w:space="0" w:color="auto"/>
              <w:shd w:val="clear" w:color="auto" w:fill="F7F7F8"/>
            </w:rPr>
          </w:rPrChange>
        </w:rPr>
        <w:t>ON</w:t>
      </w:r>
      <w:r>
        <w:rPr>
          <w:rFonts w:ascii="Times New Roman" w:eastAsia="Times New Roman" w:hAnsi="Times New Roman" w:cs="Times New Roman"/>
          <w:color w:val="0F2B3D"/>
          <w:sz w:val="20"/>
          <w:szCs w:val="20"/>
          <w:bdr w:val="none" w:sz="4" w:space="0" w:color="auto"/>
          <w:shd w:val="clear" w:color="auto" w:fill="F7F7F8"/>
          <w:rPrChange w:id="21"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a.</w:t>
      </w:r>
      <w:r>
        <w:rPr>
          <w:rFonts w:ascii="Times New Roman" w:eastAsia="Times New Roman" w:hAnsi="Times New Roman" w:cs="Times New Roman"/>
          <w:b/>
          <w:bCs/>
          <w:color w:val="333333"/>
          <w:sz w:val="20"/>
          <w:szCs w:val="20"/>
          <w:bdr w:val="none" w:sz="4" w:space="0" w:color="auto"/>
          <w:shd w:val="clear" w:color="auto" w:fill="F7F7F8"/>
          <w:rPrChange w:id="22" w:author="Aarati AD" w:date="2023-04-06T10:12:00Z">
            <w:rPr>
              <w:rFonts w:ascii="inherit" w:eastAsia="Times New Roman" w:hAnsi="inherit" w:cs="Courier New"/>
              <w:b/>
              <w:bCs/>
              <w:color w:val="333333"/>
              <w:sz w:val="20"/>
              <w:szCs w:val="20"/>
              <w:bdr w:val="none" w:sz="4" w:space="0" w:color="auto"/>
              <w:shd w:val="clear" w:color="auto" w:fill="F7F7F8"/>
            </w:rPr>
          </w:rPrChange>
        </w:rPr>
        <w:t>id</w:t>
      </w:r>
      <w:r>
        <w:rPr>
          <w:rFonts w:ascii="Times New Roman" w:eastAsia="Times New Roman" w:hAnsi="Times New Roman" w:cs="Times New Roman"/>
          <w:color w:val="0F2B3D"/>
          <w:sz w:val="20"/>
          <w:szCs w:val="20"/>
          <w:bdr w:val="none" w:sz="4" w:space="0" w:color="auto"/>
          <w:shd w:val="clear" w:color="auto" w:fill="F7F7F8"/>
          <w:rPrChange w:id="23"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 o.account_id</w:t>
      </w:r>
    </w:p>
    <w:p w14:paraId="31184E67" w14:textId="77777777" w:rsidR="00254258" w:rsidRPr="00254258" w:rsidRDefault="00304EF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F2B3D"/>
          <w:sz w:val="20"/>
          <w:szCs w:val="20"/>
          <w:bdr w:val="none" w:sz="4" w:space="0" w:color="auto"/>
          <w:shd w:val="clear" w:color="auto" w:fill="F7F7F8"/>
          <w:rPrChange w:id="24" w:author="Aarati AD" w:date="2023-04-06T10:12:00Z">
            <w:rPr>
              <w:rFonts w:ascii="Consolas" w:eastAsia="Times New Roman" w:hAnsi="Consolas" w:cs="Courier New"/>
              <w:color w:val="0F2B3D"/>
              <w:sz w:val="20"/>
              <w:szCs w:val="20"/>
              <w:bdr w:val="none" w:sz="4" w:space="0" w:color="auto"/>
              <w:shd w:val="clear" w:color="auto" w:fill="F7F7F8"/>
            </w:rPr>
          </w:rPrChange>
        </w:rPr>
      </w:pPr>
      <w:r>
        <w:rPr>
          <w:rFonts w:ascii="Times New Roman" w:eastAsia="Times New Roman" w:hAnsi="Times New Roman" w:cs="Times New Roman"/>
          <w:b/>
          <w:bCs/>
          <w:color w:val="333333"/>
          <w:sz w:val="20"/>
          <w:szCs w:val="20"/>
          <w:bdr w:val="none" w:sz="4" w:space="0" w:color="auto"/>
          <w:shd w:val="clear" w:color="auto" w:fill="F7F7F8"/>
          <w:rPrChange w:id="25" w:author="Aarati AD" w:date="2023-04-06T10:12:00Z">
            <w:rPr>
              <w:rFonts w:ascii="inherit" w:eastAsia="Times New Roman" w:hAnsi="inherit" w:cs="Courier New"/>
              <w:b/>
              <w:bCs/>
              <w:color w:val="333333"/>
              <w:sz w:val="20"/>
              <w:szCs w:val="20"/>
              <w:bdr w:val="none" w:sz="4" w:space="0" w:color="auto"/>
              <w:shd w:val="clear" w:color="auto" w:fill="F7F7F8"/>
            </w:rPr>
          </w:rPrChange>
        </w:rPr>
        <w:t>ORDER</w:t>
      </w:r>
      <w:r>
        <w:rPr>
          <w:rFonts w:ascii="Times New Roman" w:eastAsia="Times New Roman" w:hAnsi="Times New Roman" w:cs="Times New Roman"/>
          <w:color w:val="0F2B3D"/>
          <w:sz w:val="20"/>
          <w:szCs w:val="20"/>
          <w:bdr w:val="none" w:sz="4" w:space="0" w:color="auto"/>
          <w:shd w:val="clear" w:color="auto" w:fill="F7F7F8"/>
          <w:rPrChange w:id="26"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w:t>
      </w:r>
      <w:r>
        <w:rPr>
          <w:rFonts w:ascii="Times New Roman" w:eastAsia="Times New Roman" w:hAnsi="Times New Roman" w:cs="Times New Roman"/>
          <w:b/>
          <w:bCs/>
          <w:color w:val="333333"/>
          <w:sz w:val="20"/>
          <w:szCs w:val="20"/>
          <w:bdr w:val="none" w:sz="4" w:space="0" w:color="auto"/>
          <w:shd w:val="clear" w:color="auto" w:fill="F7F7F8"/>
          <w:rPrChange w:id="27" w:author="Aarati AD" w:date="2023-04-06T10:12:00Z">
            <w:rPr>
              <w:rFonts w:ascii="inherit" w:eastAsia="Times New Roman" w:hAnsi="inherit" w:cs="Courier New"/>
              <w:b/>
              <w:bCs/>
              <w:color w:val="333333"/>
              <w:sz w:val="20"/>
              <w:szCs w:val="20"/>
              <w:bdr w:val="none" w:sz="4" w:space="0" w:color="auto"/>
              <w:shd w:val="clear" w:color="auto" w:fill="F7F7F8"/>
            </w:rPr>
          </w:rPrChange>
        </w:rPr>
        <w:t>BY</w:t>
      </w:r>
      <w:r>
        <w:rPr>
          <w:rFonts w:ascii="Times New Roman" w:eastAsia="Times New Roman" w:hAnsi="Times New Roman" w:cs="Times New Roman"/>
          <w:color w:val="0F2B3D"/>
          <w:sz w:val="20"/>
          <w:szCs w:val="20"/>
          <w:bdr w:val="none" w:sz="4" w:space="0" w:color="auto"/>
          <w:shd w:val="clear" w:color="auto" w:fill="F7F7F8"/>
          <w:rPrChange w:id="28"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occurred_at</w:t>
      </w:r>
    </w:p>
    <w:p w14:paraId="0C84A46E" w14:textId="77777777" w:rsidR="00254258" w:rsidRPr="00254258" w:rsidRDefault="00304EF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6A0AA"/>
          <w:sz w:val="20"/>
          <w:szCs w:val="20"/>
          <w:rPrChange w:id="29" w:author="Aarati AD" w:date="2023-04-06T10:12:00Z">
            <w:rPr>
              <w:rFonts w:ascii="Consolas" w:eastAsia="Times New Roman" w:hAnsi="Consolas" w:cs="Courier New"/>
              <w:color w:val="96A0AA"/>
              <w:sz w:val="20"/>
              <w:szCs w:val="20"/>
            </w:rPr>
          </w:rPrChange>
        </w:rPr>
      </w:pPr>
      <w:r>
        <w:rPr>
          <w:rFonts w:ascii="Times New Roman" w:eastAsia="Times New Roman" w:hAnsi="Times New Roman" w:cs="Times New Roman"/>
          <w:b/>
          <w:bCs/>
          <w:color w:val="333333"/>
          <w:sz w:val="20"/>
          <w:szCs w:val="20"/>
          <w:bdr w:val="none" w:sz="4" w:space="0" w:color="auto"/>
          <w:shd w:val="clear" w:color="auto" w:fill="F7F7F8"/>
          <w:rPrChange w:id="30" w:author="Aarati AD" w:date="2023-04-06T10:12:00Z">
            <w:rPr>
              <w:rFonts w:ascii="inherit" w:eastAsia="Times New Roman" w:hAnsi="inherit" w:cs="Courier New"/>
              <w:b/>
              <w:bCs/>
              <w:color w:val="333333"/>
              <w:sz w:val="20"/>
              <w:szCs w:val="20"/>
              <w:bdr w:val="none" w:sz="4" w:space="0" w:color="auto"/>
              <w:shd w:val="clear" w:color="auto" w:fill="F7F7F8"/>
            </w:rPr>
          </w:rPrChange>
        </w:rPr>
        <w:t>LIMIT</w:t>
      </w:r>
      <w:r>
        <w:rPr>
          <w:rFonts w:ascii="Times New Roman" w:eastAsia="Times New Roman" w:hAnsi="Times New Roman" w:cs="Times New Roman"/>
          <w:color w:val="0F2B3D"/>
          <w:sz w:val="20"/>
          <w:szCs w:val="20"/>
          <w:bdr w:val="none" w:sz="4" w:space="0" w:color="auto"/>
          <w:shd w:val="clear" w:color="auto" w:fill="F7F7F8"/>
          <w:rPrChange w:id="31" w:author="Aarati AD" w:date="2023-04-06T10:12:00Z">
            <w:rPr>
              <w:rFonts w:ascii="Consolas" w:eastAsia="Times New Roman" w:hAnsi="Consolas" w:cs="Courier New"/>
              <w:color w:val="0F2B3D"/>
              <w:sz w:val="20"/>
              <w:szCs w:val="20"/>
              <w:bdr w:val="none" w:sz="4" w:space="0" w:color="auto"/>
              <w:shd w:val="clear" w:color="auto" w:fill="F7F7F8"/>
            </w:rPr>
          </w:rPrChange>
        </w:rPr>
        <w:t xml:space="preserve"> </w:t>
      </w:r>
      <w:r>
        <w:rPr>
          <w:rFonts w:ascii="Times New Roman" w:eastAsia="Times New Roman" w:hAnsi="Times New Roman" w:cs="Times New Roman"/>
          <w:color w:val="008080"/>
          <w:sz w:val="20"/>
          <w:szCs w:val="20"/>
          <w:bdr w:val="none" w:sz="4" w:space="0" w:color="auto"/>
          <w:shd w:val="clear" w:color="auto" w:fill="F7F7F8"/>
          <w:rPrChange w:id="32" w:author="Aarati AD" w:date="2023-04-06T10:12:00Z">
            <w:rPr>
              <w:rFonts w:ascii="Consolas" w:eastAsia="Times New Roman" w:hAnsi="Consolas" w:cs="Courier New"/>
              <w:color w:val="008080"/>
              <w:sz w:val="20"/>
              <w:szCs w:val="20"/>
              <w:bdr w:val="none" w:sz="4" w:space="0" w:color="auto"/>
              <w:shd w:val="clear" w:color="auto" w:fill="F7F7F8"/>
            </w:rPr>
          </w:rPrChange>
        </w:rPr>
        <w:t>1</w:t>
      </w:r>
      <w:r>
        <w:rPr>
          <w:rFonts w:ascii="Times New Roman" w:eastAsia="Times New Roman" w:hAnsi="Times New Roman" w:cs="Times New Roman"/>
          <w:color w:val="0F2B3D"/>
          <w:sz w:val="20"/>
          <w:szCs w:val="20"/>
          <w:bdr w:val="none" w:sz="4" w:space="0" w:color="auto"/>
          <w:shd w:val="clear" w:color="auto" w:fill="F7F7F8"/>
          <w:rPrChange w:id="33" w:author="Aarati AD" w:date="2023-04-06T10:12:00Z">
            <w:rPr>
              <w:rFonts w:ascii="Consolas" w:eastAsia="Times New Roman" w:hAnsi="Consolas" w:cs="Courier New"/>
              <w:color w:val="0F2B3D"/>
              <w:sz w:val="20"/>
              <w:szCs w:val="20"/>
              <w:bdr w:val="none" w:sz="4" w:space="0" w:color="auto"/>
              <w:shd w:val="clear" w:color="auto" w:fill="F7F7F8"/>
            </w:rPr>
          </w:rPrChange>
        </w:rPr>
        <w:t>;</w:t>
      </w:r>
    </w:p>
    <w:p w14:paraId="57A4CFB9" w14:textId="77777777" w:rsidR="00254258" w:rsidRPr="00254258" w:rsidRDefault="00254258">
      <w:pPr>
        <w:rPr>
          <w:rFonts w:ascii="Times New Roman" w:hAnsi="Times New Roman" w:cs="Times New Roman"/>
          <w:rPrChange w:id="34" w:author="Aarati AD" w:date="2023-04-06T10:12:00Z">
            <w:rPr/>
          </w:rPrChange>
        </w:rPr>
      </w:pPr>
    </w:p>
    <w:p w14:paraId="68C1DC26" w14:textId="77777777" w:rsidR="00254258" w:rsidRPr="00254258" w:rsidRDefault="00304EF3">
      <w:pPr>
        <w:rPr>
          <w:rFonts w:ascii="Times New Roman" w:hAnsi="Times New Roman" w:cs="Times New Roman"/>
          <w:color w:val="525C65"/>
          <w:shd w:val="clear" w:color="auto" w:fill="FFFFFF"/>
          <w:rPrChange w:id="35"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6" w:author="Aarati AD" w:date="2023-04-06T10:12:00Z">
            <w:rPr>
              <w:rFonts w:ascii="Open Sans" w:hAnsi="Open Sans" w:cs="Open Sans"/>
              <w:color w:val="525C65"/>
              <w:shd w:val="clear" w:color="auto" w:fill="FFFFFF"/>
            </w:rPr>
          </w:rPrChange>
        </w:rPr>
        <w:t>Find the total sales in </w:t>
      </w:r>
      <w:r>
        <w:rPr>
          <w:rStyle w:val="Strong"/>
          <w:rFonts w:ascii="Times New Roman" w:hAnsi="Times New Roman" w:cs="Times New Roman"/>
          <w:color w:val="525C65"/>
          <w:bdr w:val="none" w:sz="4" w:space="0" w:color="auto"/>
          <w:shd w:val="clear" w:color="auto" w:fill="FFFFFF"/>
          <w:rPrChange w:id="37" w:author="Aarati AD" w:date="2023-04-06T10:12:00Z">
            <w:rPr>
              <w:rStyle w:val="Strong"/>
              <w:rFonts w:ascii="Open Sans" w:hAnsi="Open Sans" w:cs="Open Sans"/>
              <w:color w:val="525C65"/>
              <w:bdr w:val="none" w:sz="4" w:space="0" w:color="auto"/>
              <w:shd w:val="clear" w:color="auto" w:fill="FFFFFF"/>
            </w:rPr>
          </w:rPrChange>
        </w:rPr>
        <w:t>usd</w:t>
      </w:r>
      <w:r>
        <w:rPr>
          <w:rFonts w:ascii="Times New Roman" w:hAnsi="Times New Roman" w:cs="Times New Roman"/>
          <w:color w:val="525C65"/>
          <w:shd w:val="clear" w:color="auto" w:fill="FFFFFF"/>
          <w:rPrChange w:id="38" w:author="Aarati AD" w:date="2023-04-06T10:12:00Z">
            <w:rPr>
              <w:rFonts w:ascii="Open Sans" w:hAnsi="Open Sans" w:cs="Open Sans"/>
              <w:color w:val="525C65"/>
              <w:shd w:val="clear" w:color="auto" w:fill="FFFFFF"/>
            </w:rPr>
          </w:rPrChange>
        </w:rPr>
        <w:t> for each account. You should include two columns - the total sales for each company's orders in </w:t>
      </w:r>
      <w:r>
        <w:rPr>
          <w:rStyle w:val="Strong"/>
          <w:rFonts w:ascii="Times New Roman" w:hAnsi="Times New Roman" w:cs="Times New Roman"/>
          <w:color w:val="525C65"/>
          <w:bdr w:val="none" w:sz="4" w:space="0" w:color="auto"/>
          <w:shd w:val="clear" w:color="auto" w:fill="FFFFFF"/>
          <w:rPrChange w:id="39" w:author="Aarati AD" w:date="2023-04-06T10:12:00Z">
            <w:rPr>
              <w:rStyle w:val="Strong"/>
              <w:rFonts w:ascii="Open Sans" w:hAnsi="Open Sans" w:cs="Open Sans"/>
              <w:color w:val="525C65"/>
              <w:bdr w:val="none" w:sz="4" w:space="0" w:color="auto"/>
              <w:shd w:val="clear" w:color="auto" w:fill="FFFFFF"/>
            </w:rPr>
          </w:rPrChange>
        </w:rPr>
        <w:t>usd</w:t>
      </w:r>
      <w:r>
        <w:rPr>
          <w:rFonts w:ascii="Times New Roman" w:hAnsi="Times New Roman" w:cs="Times New Roman"/>
          <w:color w:val="525C65"/>
          <w:shd w:val="clear" w:color="auto" w:fill="FFFFFF"/>
          <w:rPrChange w:id="40" w:author="Aarati AD" w:date="2023-04-06T10:12:00Z">
            <w:rPr>
              <w:rFonts w:ascii="Open Sans" w:hAnsi="Open Sans" w:cs="Open Sans"/>
              <w:color w:val="525C65"/>
              <w:shd w:val="clear" w:color="auto" w:fill="FFFFFF"/>
            </w:rPr>
          </w:rPrChange>
        </w:rPr>
        <w:t> and the company </w:t>
      </w:r>
      <w:r>
        <w:rPr>
          <w:rStyle w:val="Strong"/>
          <w:rFonts w:ascii="Times New Roman" w:hAnsi="Times New Roman" w:cs="Times New Roman"/>
          <w:color w:val="525C65"/>
          <w:bdr w:val="none" w:sz="4" w:space="0" w:color="auto"/>
          <w:shd w:val="clear" w:color="auto" w:fill="FFFFFF"/>
          <w:rPrChange w:id="41" w:author="Aarati AD" w:date="2023-04-06T10:12:00Z">
            <w:rPr>
              <w:rStyle w:val="Strong"/>
              <w:rFonts w:ascii="Open Sans" w:hAnsi="Open Sans" w:cs="Open Sans"/>
              <w:color w:val="525C65"/>
              <w:bdr w:val="none" w:sz="4" w:space="0" w:color="auto"/>
              <w:shd w:val="clear" w:color="auto" w:fill="FFFFFF"/>
            </w:rPr>
          </w:rPrChange>
        </w:rPr>
        <w:t>name</w:t>
      </w:r>
      <w:r>
        <w:rPr>
          <w:rFonts w:ascii="Times New Roman" w:hAnsi="Times New Roman" w:cs="Times New Roman"/>
          <w:color w:val="525C65"/>
          <w:shd w:val="clear" w:color="auto" w:fill="FFFFFF"/>
          <w:rPrChange w:id="42" w:author="Aarati AD" w:date="2023-04-06T10:12:00Z">
            <w:rPr>
              <w:rFonts w:ascii="Open Sans" w:hAnsi="Open Sans" w:cs="Open Sans"/>
              <w:color w:val="525C65"/>
              <w:shd w:val="clear" w:color="auto" w:fill="FFFFFF"/>
            </w:rPr>
          </w:rPrChange>
        </w:rPr>
        <w:t>.</w:t>
      </w:r>
    </w:p>
    <w:p w14:paraId="702785E1" w14:textId="77777777" w:rsidR="00254258" w:rsidRPr="00254258" w:rsidRDefault="00304EF3">
      <w:pPr>
        <w:spacing w:after="80" w:line="240" w:lineRule="auto"/>
        <w:rPr>
          <w:rFonts w:ascii="Times New Roman" w:hAnsi="Times New Roman" w:cs="Times New Roman"/>
          <w:rPrChange w:id="43" w:author="Aarati AD" w:date="2023-04-06T10:12:00Z">
            <w:rPr/>
          </w:rPrChange>
        </w:rPr>
      </w:pPr>
      <w:r>
        <w:rPr>
          <w:rFonts w:ascii="Times New Roman" w:hAnsi="Times New Roman" w:cs="Times New Roman"/>
          <w:rPrChange w:id="44" w:author="Aarati AD" w:date="2023-04-06T10:12:00Z">
            <w:rPr/>
          </w:rPrChange>
        </w:rPr>
        <w:t>Select  a.name , sum(o.total )</w:t>
      </w:r>
    </w:p>
    <w:p w14:paraId="3747EE0B" w14:textId="77777777" w:rsidR="00254258" w:rsidRPr="00254258" w:rsidRDefault="00304EF3">
      <w:pPr>
        <w:spacing w:after="80" w:line="240" w:lineRule="auto"/>
        <w:rPr>
          <w:rFonts w:ascii="Times New Roman" w:hAnsi="Times New Roman" w:cs="Times New Roman"/>
          <w:rPrChange w:id="45" w:author="Aarati AD" w:date="2023-04-06T10:12:00Z">
            <w:rPr/>
          </w:rPrChange>
        </w:rPr>
      </w:pPr>
      <w:r>
        <w:rPr>
          <w:rFonts w:ascii="Times New Roman" w:hAnsi="Times New Roman" w:cs="Times New Roman"/>
          <w:rPrChange w:id="46" w:author="Aarati AD" w:date="2023-04-06T10:12:00Z">
            <w:rPr/>
          </w:rPrChange>
        </w:rPr>
        <w:t xml:space="preserve">from accounts as a  </w:t>
      </w:r>
    </w:p>
    <w:p w14:paraId="5D83E5A6" w14:textId="77777777" w:rsidR="00254258" w:rsidRPr="00254258" w:rsidRDefault="00304EF3">
      <w:pPr>
        <w:spacing w:after="80" w:line="240" w:lineRule="auto"/>
        <w:rPr>
          <w:rFonts w:ascii="Times New Roman" w:hAnsi="Times New Roman" w:cs="Times New Roman"/>
          <w:rPrChange w:id="47" w:author="Aarati AD" w:date="2023-04-06T10:12:00Z">
            <w:rPr/>
          </w:rPrChange>
        </w:rPr>
      </w:pPr>
      <w:r>
        <w:rPr>
          <w:rFonts w:ascii="Times New Roman" w:hAnsi="Times New Roman" w:cs="Times New Roman"/>
          <w:rPrChange w:id="48" w:author="Aarati AD" w:date="2023-04-06T10:12:00Z">
            <w:rPr/>
          </w:rPrChange>
        </w:rPr>
        <w:t xml:space="preserve">Join orders as o </w:t>
      </w:r>
    </w:p>
    <w:p w14:paraId="280E005A" w14:textId="77777777" w:rsidR="00254258" w:rsidRPr="00254258" w:rsidRDefault="00304EF3">
      <w:pPr>
        <w:spacing w:after="80" w:line="240" w:lineRule="auto"/>
        <w:rPr>
          <w:rFonts w:ascii="Times New Roman" w:hAnsi="Times New Roman" w:cs="Times New Roman"/>
          <w:rPrChange w:id="49" w:author="Aarati AD" w:date="2023-04-06T10:12:00Z">
            <w:rPr/>
          </w:rPrChange>
        </w:rPr>
      </w:pPr>
      <w:r>
        <w:rPr>
          <w:rFonts w:ascii="Times New Roman" w:hAnsi="Times New Roman" w:cs="Times New Roman"/>
          <w:rPrChange w:id="50" w:author="Aarati AD" w:date="2023-04-06T10:12:00Z">
            <w:rPr/>
          </w:rPrChange>
        </w:rPr>
        <w:t>on a.id = o.account_id</w:t>
      </w:r>
    </w:p>
    <w:p w14:paraId="3C303784" w14:textId="77777777" w:rsidR="00254258" w:rsidRPr="00254258" w:rsidRDefault="00304EF3">
      <w:pPr>
        <w:spacing w:after="80" w:line="240" w:lineRule="auto"/>
        <w:rPr>
          <w:rFonts w:ascii="Times New Roman" w:hAnsi="Times New Roman" w:cs="Times New Roman"/>
          <w:rPrChange w:id="51" w:author="Aarati AD" w:date="2023-04-06T10:12:00Z">
            <w:rPr/>
          </w:rPrChange>
        </w:rPr>
      </w:pPr>
      <w:r>
        <w:rPr>
          <w:rFonts w:ascii="Times New Roman" w:hAnsi="Times New Roman" w:cs="Times New Roman"/>
          <w:rPrChange w:id="52" w:author="Aarati AD" w:date="2023-04-06T10:12:00Z">
            <w:rPr/>
          </w:rPrChange>
        </w:rPr>
        <w:t>Group by (a.name)</w:t>
      </w:r>
    </w:p>
    <w:p w14:paraId="20CE8CFC" w14:textId="77777777" w:rsidR="00254258" w:rsidRPr="00254258" w:rsidRDefault="00254258">
      <w:pPr>
        <w:spacing w:after="80" w:line="240" w:lineRule="auto"/>
        <w:rPr>
          <w:rFonts w:ascii="Times New Roman" w:hAnsi="Times New Roman" w:cs="Times New Roman"/>
          <w:rPrChange w:id="53" w:author="Aarati AD" w:date="2023-04-06T10:12:00Z">
            <w:rPr/>
          </w:rPrChange>
        </w:rPr>
      </w:pPr>
    </w:p>
    <w:p w14:paraId="2F0364B5" w14:textId="77777777" w:rsidR="00254258" w:rsidRPr="00254258" w:rsidRDefault="00304EF3">
      <w:pPr>
        <w:rPr>
          <w:rFonts w:ascii="Times New Roman" w:hAnsi="Times New Roman" w:cs="Times New Roman"/>
          <w:color w:val="525C65"/>
          <w:shd w:val="clear" w:color="auto" w:fill="FFFFFF"/>
          <w:rPrChange w:id="5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55" w:author="Aarati AD" w:date="2023-04-06T10:12:00Z">
            <w:rPr>
              <w:rFonts w:ascii="Open Sans" w:hAnsi="Open Sans" w:cs="Open Sans"/>
              <w:color w:val="525C65"/>
              <w:shd w:val="clear" w:color="auto" w:fill="FFFFFF"/>
            </w:rPr>
          </w:rPrChange>
        </w:rPr>
        <w:t>Via what </w:t>
      </w:r>
      <w:r>
        <w:rPr>
          <w:rStyle w:val="Strong"/>
          <w:rFonts w:ascii="Times New Roman" w:hAnsi="Times New Roman" w:cs="Times New Roman"/>
          <w:color w:val="525C65"/>
          <w:bdr w:val="none" w:sz="4" w:space="0" w:color="auto"/>
          <w:shd w:val="clear" w:color="auto" w:fill="FFFFFF"/>
          <w:rPrChange w:id="56" w:author="Aarati AD" w:date="2023-04-06T10:12:00Z">
            <w:rPr>
              <w:rStyle w:val="Strong"/>
              <w:rFonts w:ascii="Open Sans" w:hAnsi="Open Sans" w:cs="Open Sans"/>
              <w:color w:val="525C65"/>
              <w:bdr w:val="none" w:sz="4" w:space="0" w:color="auto"/>
              <w:shd w:val="clear" w:color="auto" w:fill="FFFFFF"/>
            </w:rPr>
          </w:rPrChange>
        </w:rPr>
        <w:t>channel</w:t>
      </w:r>
      <w:r>
        <w:rPr>
          <w:rFonts w:ascii="Times New Roman" w:hAnsi="Times New Roman" w:cs="Times New Roman"/>
          <w:color w:val="525C65"/>
          <w:shd w:val="clear" w:color="auto" w:fill="FFFFFF"/>
          <w:rPrChange w:id="57" w:author="Aarati AD" w:date="2023-04-06T10:12:00Z">
            <w:rPr>
              <w:rFonts w:ascii="Open Sans" w:hAnsi="Open Sans" w:cs="Open Sans"/>
              <w:color w:val="525C65"/>
              <w:shd w:val="clear" w:color="auto" w:fill="FFFFFF"/>
            </w:rPr>
          </w:rPrChange>
        </w:rPr>
        <w:t> did the most recent (latest) </w:t>
      </w:r>
      <w:r>
        <w:rPr>
          <w:rStyle w:val="Strong"/>
          <w:rFonts w:ascii="Times New Roman" w:hAnsi="Times New Roman" w:cs="Times New Roman"/>
          <w:color w:val="525C65"/>
          <w:bdr w:val="none" w:sz="4" w:space="0" w:color="auto"/>
          <w:shd w:val="clear" w:color="auto" w:fill="FFFFFF"/>
          <w:rPrChange w:id="58" w:author="Aarati AD" w:date="2023-04-06T10:12:00Z">
            <w:rPr>
              <w:rStyle w:val="Strong"/>
              <w:rFonts w:ascii="Open Sans" w:hAnsi="Open Sans" w:cs="Open Sans"/>
              <w:color w:val="525C65"/>
              <w:bdr w:val="none" w:sz="4" w:space="0" w:color="auto"/>
              <w:shd w:val="clear" w:color="auto" w:fill="FFFFFF"/>
            </w:rPr>
          </w:rPrChange>
        </w:rPr>
        <w:t>web_event</w:t>
      </w:r>
      <w:r>
        <w:rPr>
          <w:rFonts w:ascii="Times New Roman" w:hAnsi="Times New Roman" w:cs="Times New Roman"/>
          <w:color w:val="525C65"/>
          <w:shd w:val="clear" w:color="auto" w:fill="FFFFFF"/>
          <w:rPrChange w:id="59" w:author="Aarati AD" w:date="2023-04-06T10:12:00Z">
            <w:rPr>
              <w:rFonts w:ascii="Open Sans" w:hAnsi="Open Sans" w:cs="Open Sans"/>
              <w:color w:val="525C65"/>
              <w:shd w:val="clear" w:color="auto" w:fill="FFFFFF"/>
            </w:rPr>
          </w:rPrChange>
        </w:rPr>
        <w:t> occur, which </w:t>
      </w:r>
      <w:r>
        <w:rPr>
          <w:rStyle w:val="Strong"/>
          <w:rFonts w:ascii="Times New Roman" w:hAnsi="Times New Roman" w:cs="Times New Roman"/>
          <w:color w:val="525C65"/>
          <w:bdr w:val="none" w:sz="4" w:space="0" w:color="auto"/>
          <w:shd w:val="clear" w:color="auto" w:fill="FFFFFF"/>
          <w:rPrChange w:id="60" w:author="Aarati AD" w:date="2023-04-06T10:12:00Z">
            <w:rPr>
              <w:rStyle w:val="Strong"/>
              <w:rFonts w:ascii="Open Sans" w:hAnsi="Open Sans" w:cs="Open Sans"/>
              <w:color w:val="525C65"/>
              <w:bdr w:val="none" w:sz="4" w:space="0" w:color="auto"/>
              <w:shd w:val="clear" w:color="auto" w:fill="FFFFFF"/>
            </w:rPr>
          </w:rPrChange>
        </w:rPr>
        <w:t>account</w:t>
      </w:r>
      <w:r>
        <w:rPr>
          <w:rFonts w:ascii="Times New Roman" w:hAnsi="Times New Roman" w:cs="Times New Roman"/>
          <w:color w:val="525C65"/>
          <w:shd w:val="clear" w:color="auto" w:fill="FFFFFF"/>
          <w:rPrChange w:id="61" w:author="Aarati AD" w:date="2023-04-06T10:12:00Z">
            <w:rPr>
              <w:rFonts w:ascii="Open Sans" w:hAnsi="Open Sans" w:cs="Open Sans"/>
              <w:color w:val="525C65"/>
              <w:shd w:val="clear" w:color="auto" w:fill="FFFFFF"/>
            </w:rPr>
          </w:rPrChange>
        </w:rPr>
        <w:t> was associated with this </w:t>
      </w:r>
      <w:r>
        <w:rPr>
          <w:rStyle w:val="Strong"/>
          <w:rFonts w:ascii="Times New Roman" w:hAnsi="Times New Roman" w:cs="Times New Roman"/>
          <w:color w:val="525C65"/>
          <w:bdr w:val="none" w:sz="4" w:space="0" w:color="auto"/>
          <w:shd w:val="clear" w:color="auto" w:fill="FFFFFF"/>
          <w:rPrChange w:id="62" w:author="Aarati AD" w:date="2023-04-06T10:12:00Z">
            <w:rPr>
              <w:rStyle w:val="Strong"/>
              <w:rFonts w:ascii="Open Sans" w:hAnsi="Open Sans" w:cs="Open Sans"/>
              <w:color w:val="525C65"/>
              <w:bdr w:val="none" w:sz="4" w:space="0" w:color="auto"/>
              <w:shd w:val="clear" w:color="auto" w:fill="FFFFFF"/>
            </w:rPr>
          </w:rPrChange>
        </w:rPr>
        <w:t xml:space="preserve">web_event </w:t>
      </w:r>
      <w:r>
        <w:rPr>
          <w:rFonts w:ascii="Times New Roman" w:hAnsi="Times New Roman" w:cs="Times New Roman"/>
          <w:color w:val="525C65"/>
          <w:shd w:val="clear" w:color="auto" w:fill="FFFFFF"/>
          <w:rPrChange w:id="63" w:author="Aarati AD" w:date="2023-04-06T10:12:00Z">
            <w:rPr>
              <w:rFonts w:ascii="Open Sans" w:hAnsi="Open Sans" w:cs="Open Sans"/>
              <w:color w:val="525C65"/>
              <w:shd w:val="clear" w:color="auto" w:fill="FFFFFF"/>
            </w:rPr>
          </w:rPrChange>
        </w:rPr>
        <w:t>? Your query should return only three values - the </w:t>
      </w:r>
      <w:r>
        <w:rPr>
          <w:rStyle w:val="Strong"/>
          <w:rFonts w:ascii="Times New Roman" w:hAnsi="Times New Roman" w:cs="Times New Roman"/>
          <w:color w:val="525C65"/>
          <w:bdr w:val="none" w:sz="4" w:space="0" w:color="auto"/>
          <w:shd w:val="clear" w:color="auto" w:fill="FFFFFF"/>
          <w:rPrChange w:id="64" w:author="Aarati AD" w:date="2023-04-06T10:12:00Z">
            <w:rPr>
              <w:rStyle w:val="Strong"/>
              <w:rFonts w:ascii="Open Sans" w:hAnsi="Open Sans" w:cs="Open Sans"/>
              <w:color w:val="525C65"/>
              <w:bdr w:val="none" w:sz="4" w:space="0" w:color="auto"/>
              <w:shd w:val="clear" w:color="auto" w:fill="FFFFFF"/>
            </w:rPr>
          </w:rPrChange>
        </w:rPr>
        <w:t>date</w:t>
      </w:r>
      <w:r>
        <w:rPr>
          <w:rFonts w:ascii="Times New Roman" w:hAnsi="Times New Roman" w:cs="Times New Roman"/>
          <w:color w:val="525C65"/>
          <w:shd w:val="clear" w:color="auto" w:fill="FFFFFF"/>
          <w:rPrChange w:id="65" w:author="Aarati AD" w:date="2023-04-06T10:12:00Z">
            <w:rPr>
              <w:rFonts w:ascii="Open Sans" w:hAnsi="Open Sans" w:cs="Open Sans"/>
              <w:color w:val="525C65"/>
              <w:shd w:val="clear" w:color="auto" w:fill="FFFFFF"/>
            </w:rPr>
          </w:rPrChange>
        </w:rPr>
        <w:t>, </w:t>
      </w:r>
      <w:r>
        <w:rPr>
          <w:rStyle w:val="Strong"/>
          <w:rFonts w:ascii="Times New Roman" w:hAnsi="Times New Roman" w:cs="Times New Roman"/>
          <w:color w:val="525C65"/>
          <w:bdr w:val="none" w:sz="4" w:space="0" w:color="auto"/>
          <w:shd w:val="clear" w:color="auto" w:fill="FFFFFF"/>
          <w:rPrChange w:id="66" w:author="Aarati AD" w:date="2023-04-06T10:12:00Z">
            <w:rPr>
              <w:rStyle w:val="Strong"/>
              <w:rFonts w:ascii="Open Sans" w:hAnsi="Open Sans" w:cs="Open Sans"/>
              <w:color w:val="525C65"/>
              <w:bdr w:val="none" w:sz="4" w:space="0" w:color="auto"/>
              <w:shd w:val="clear" w:color="auto" w:fill="FFFFFF"/>
            </w:rPr>
          </w:rPrChange>
        </w:rPr>
        <w:t>channel</w:t>
      </w:r>
      <w:r>
        <w:rPr>
          <w:rFonts w:ascii="Times New Roman" w:hAnsi="Times New Roman" w:cs="Times New Roman"/>
          <w:color w:val="525C65"/>
          <w:shd w:val="clear" w:color="auto" w:fill="FFFFFF"/>
          <w:rPrChange w:id="67" w:author="Aarati AD" w:date="2023-04-06T10:12:00Z">
            <w:rPr>
              <w:rFonts w:ascii="Open Sans" w:hAnsi="Open Sans" w:cs="Open Sans"/>
              <w:color w:val="525C65"/>
              <w:shd w:val="clear" w:color="auto" w:fill="FFFFFF"/>
            </w:rPr>
          </w:rPrChange>
        </w:rPr>
        <w:t>, and </w:t>
      </w:r>
      <w:r>
        <w:rPr>
          <w:rStyle w:val="Strong"/>
          <w:rFonts w:ascii="Times New Roman" w:hAnsi="Times New Roman" w:cs="Times New Roman"/>
          <w:color w:val="525C65"/>
          <w:bdr w:val="none" w:sz="4" w:space="0" w:color="auto"/>
          <w:shd w:val="clear" w:color="auto" w:fill="FFFFFF"/>
          <w:rPrChange w:id="68" w:author="Aarati AD" w:date="2023-04-06T10:12:00Z">
            <w:rPr>
              <w:rStyle w:val="Strong"/>
              <w:rFonts w:ascii="Open Sans" w:hAnsi="Open Sans" w:cs="Open Sans"/>
              <w:color w:val="525C65"/>
              <w:bdr w:val="none" w:sz="4" w:space="0" w:color="auto"/>
              <w:shd w:val="clear" w:color="auto" w:fill="FFFFFF"/>
            </w:rPr>
          </w:rPrChange>
        </w:rPr>
        <w:t>account name</w:t>
      </w:r>
      <w:r>
        <w:rPr>
          <w:rFonts w:ascii="Times New Roman" w:hAnsi="Times New Roman" w:cs="Times New Roman"/>
          <w:color w:val="525C65"/>
          <w:shd w:val="clear" w:color="auto" w:fill="FFFFFF"/>
          <w:rPrChange w:id="69" w:author="Aarati AD" w:date="2023-04-06T10:12:00Z">
            <w:rPr>
              <w:rFonts w:ascii="Open Sans" w:hAnsi="Open Sans" w:cs="Open Sans"/>
              <w:color w:val="525C65"/>
              <w:shd w:val="clear" w:color="auto" w:fill="FFFFFF"/>
            </w:rPr>
          </w:rPrChange>
        </w:rPr>
        <w:t>.</w:t>
      </w:r>
    </w:p>
    <w:p w14:paraId="303B4055"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70"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71"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72" w:author="Aarati AD" w:date="2023-04-06T10:12:00Z">
            <w:rPr>
              <w:rStyle w:val="Hljs-operator"/>
              <w:rFonts w:ascii="Consolas" w:hAnsi="Consolas"/>
              <w:color w:val="0F2B3D"/>
              <w:bdr w:val="none" w:sz="4" w:space="0" w:color="auto"/>
              <w:shd w:val="clear" w:color="auto" w:fill="F7F7F8"/>
            </w:rPr>
          </w:rPrChange>
        </w:rPr>
        <w:t xml:space="preserve"> w.occurred_at, w.channel, a.</w:t>
      </w:r>
      <w:r>
        <w:rPr>
          <w:rStyle w:val="Hljs-keyword"/>
          <w:rFonts w:ascii="Times New Roman" w:hAnsi="Times New Roman" w:cs="Times New Roman"/>
          <w:b/>
          <w:bCs/>
          <w:color w:val="333333"/>
          <w:bdr w:val="none" w:sz="4" w:space="0" w:color="auto"/>
          <w:shd w:val="clear" w:color="auto" w:fill="F7F7F8"/>
          <w:rPrChange w:id="73" w:author="Aarati AD" w:date="2023-04-06T10:12:00Z">
            <w:rPr>
              <w:rStyle w:val="Hljs-keyword"/>
              <w:rFonts w:ascii="inherit" w:hAnsi="inherit"/>
              <w:b/>
              <w:bCs/>
              <w:color w:val="333333"/>
              <w:bdr w:val="none" w:sz="4" w:space="0" w:color="auto"/>
              <w:shd w:val="clear" w:color="auto" w:fill="F7F7F8"/>
            </w:rPr>
          </w:rPrChange>
        </w:rPr>
        <w:t>name</w:t>
      </w:r>
    </w:p>
    <w:p w14:paraId="6C1FC8C7"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74"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75"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76" w:author="Aarati AD" w:date="2023-04-06T10:12:00Z">
            <w:rPr>
              <w:rStyle w:val="Hljs-operator"/>
              <w:rFonts w:ascii="Consolas" w:hAnsi="Consolas"/>
              <w:color w:val="0F2B3D"/>
              <w:bdr w:val="none" w:sz="4" w:space="0" w:color="auto"/>
              <w:shd w:val="clear" w:color="auto" w:fill="F7F7F8"/>
            </w:rPr>
          </w:rPrChange>
        </w:rPr>
        <w:t xml:space="preserve"> web_events w</w:t>
      </w:r>
    </w:p>
    <w:p w14:paraId="1A667A93"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77"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78"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79" w:author="Aarati AD" w:date="2023-04-06T10:12:00Z">
            <w:rPr>
              <w:rStyle w:val="Hljs-operator"/>
              <w:rFonts w:ascii="Consolas" w:hAnsi="Consolas"/>
              <w:color w:val="0F2B3D"/>
              <w:bdr w:val="none" w:sz="4" w:space="0" w:color="auto"/>
              <w:shd w:val="clear" w:color="auto" w:fill="F7F7F8"/>
            </w:rPr>
          </w:rPrChange>
        </w:rPr>
        <w:t xml:space="preserve"> accounts a</w:t>
      </w:r>
    </w:p>
    <w:p w14:paraId="68790BAD"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80"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81"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82" w:author="Aarati AD" w:date="2023-04-06T10:12:00Z">
            <w:rPr>
              <w:rStyle w:val="Hljs-operator"/>
              <w:rFonts w:ascii="Consolas" w:hAnsi="Consolas"/>
              <w:color w:val="0F2B3D"/>
              <w:bdr w:val="none" w:sz="4" w:space="0" w:color="auto"/>
              <w:shd w:val="clear" w:color="auto" w:fill="F7F7F8"/>
            </w:rPr>
          </w:rPrChange>
        </w:rPr>
        <w:t xml:space="preserve"> w.account_id = a.</w:t>
      </w:r>
      <w:r>
        <w:rPr>
          <w:rStyle w:val="Hljs-keyword"/>
          <w:rFonts w:ascii="Times New Roman" w:hAnsi="Times New Roman" w:cs="Times New Roman"/>
          <w:b/>
          <w:bCs/>
          <w:color w:val="333333"/>
          <w:bdr w:val="none" w:sz="4" w:space="0" w:color="auto"/>
          <w:shd w:val="clear" w:color="auto" w:fill="F7F7F8"/>
          <w:rPrChange w:id="83"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84" w:author="Aarati AD" w:date="2023-04-06T10:12:00Z">
            <w:rPr>
              <w:rStyle w:val="Hljs-operator"/>
              <w:rFonts w:ascii="Consolas" w:hAnsi="Consolas"/>
              <w:color w:val="0F2B3D"/>
              <w:bdr w:val="none" w:sz="4" w:space="0" w:color="auto"/>
              <w:shd w:val="clear" w:color="auto" w:fill="F7F7F8"/>
            </w:rPr>
          </w:rPrChange>
        </w:rPr>
        <w:t xml:space="preserve"> </w:t>
      </w:r>
    </w:p>
    <w:p w14:paraId="06C1E77C"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85"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86" w:author="Aarati AD" w:date="2023-04-06T10:12:00Z">
            <w:rPr>
              <w:rStyle w:val="Hljs-keyword"/>
              <w:rFonts w:ascii="inherit" w:hAnsi="inherit"/>
              <w:b/>
              <w:bCs/>
              <w:color w:val="333333"/>
              <w:bdr w:val="none" w:sz="4" w:space="0" w:color="auto"/>
              <w:shd w:val="clear" w:color="auto" w:fill="F7F7F8"/>
            </w:rPr>
          </w:rPrChange>
        </w:rPr>
        <w:t>ORDER</w:t>
      </w:r>
      <w:r>
        <w:rPr>
          <w:rStyle w:val="Hljs-operator"/>
          <w:rFonts w:ascii="Times New Roman" w:hAnsi="Times New Roman" w:cs="Times New Roman"/>
          <w:color w:val="0F2B3D"/>
          <w:bdr w:val="none" w:sz="4" w:space="0" w:color="auto"/>
          <w:shd w:val="clear" w:color="auto" w:fill="F7F7F8"/>
          <w:rPrChange w:id="87"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88"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89" w:author="Aarati AD" w:date="2023-04-06T10:12:00Z">
            <w:rPr>
              <w:rStyle w:val="Hljs-operator"/>
              <w:rFonts w:ascii="Consolas" w:hAnsi="Consolas"/>
              <w:color w:val="0F2B3D"/>
              <w:bdr w:val="none" w:sz="4" w:space="0" w:color="auto"/>
              <w:shd w:val="clear" w:color="auto" w:fill="F7F7F8"/>
            </w:rPr>
          </w:rPrChange>
        </w:rPr>
        <w:t xml:space="preserve"> w.occurred_at </w:t>
      </w:r>
      <w:r>
        <w:rPr>
          <w:rStyle w:val="Hljs-keyword"/>
          <w:rFonts w:ascii="Times New Roman" w:hAnsi="Times New Roman" w:cs="Times New Roman"/>
          <w:b/>
          <w:bCs/>
          <w:color w:val="333333"/>
          <w:bdr w:val="none" w:sz="4" w:space="0" w:color="auto"/>
          <w:shd w:val="clear" w:color="auto" w:fill="F7F7F8"/>
          <w:rPrChange w:id="90" w:author="Aarati AD" w:date="2023-04-06T10:12:00Z">
            <w:rPr>
              <w:rStyle w:val="Hljs-keyword"/>
              <w:rFonts w:ascii="inherit" w:hAnsi="inherit"/>
              <w:b/>
              <w:bCs/>
              <w:color w:val="333333"/>
              <w:bdr w:val="none" w:sz="4" w:space="0" w:color="auto"/>
              <w:shd w:val="clear" w:color="auto" w:fill="F7F7F8"/>
            </w:rPr>
          </w:rPrChange>
        </w:rPr>
        <w:t>DESC</w:t>
      </w:r>
    </w:p>
    <w:p w14:paraId="57DA2848"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91"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92" w:author="Aarati AD" w:date="2023-04-06T10:12:00Z">
            <w:rPr>
              <w:rStyle w:val="Hljs-keyword"/>
              <w:rFonts w:ascii="inherit" w:hAnsi="inherit"/>
              <w:b/>
              <w:bCs/>
              <w:color w:val="333333"/>
              <w:bdr w:val="none" w:sz="4" w:space="0" w:color="auto"/>
              <w:shd w:val="clear" w:color="auto" w:fill="F7F7F8"/>
            </w:rPr>
          </w:rPrChange>
        </w:rPr>
        <w:t>LIMIT</w:t>
      </w:r>
      <w:r>
        <w:rPr>
          <w:rStyle w:val="Hljs-operator"/>
          <w:rFonts w:ascii="Times New Roman" w:hAnsi="Times New Roman" w:cs="Times New Roman"/>
          <w:color w:val="0F2B3D"/>
          <w:bdr w:val="none" w:sz="4" w:space="0" w:color="auto"/>
          <w:shd w:val="clear" w:color="auto" w:fill="F7F7F8"/>
          <w:rPrChange w:id="93" w:author="Aarati AD" w:date="2023-04-06T10:12:00Z">
            <w:rPr>
              <w:rStyle w:val="Hljs-operator"/>
              <w:rFonts w:ascii="Consolas" w:hAnsi="Consolas"/>
              <w:color w:val="0F2B3D"/>
              <w:bdr w:val="none" w:sz="4" w:space="0" w:color="auto"/>
              <w:shd w:val="clear" w:color="auto" w:fill="F7F7F8"/>
            </w:rPr>
          </w:rPrChange>
        </w:rPr>
        <w:t xml:space="preserve"> </w:t>
      </w:r>
      <w:r>
        <w:rPr>
          <w:rStyle w:val="Hljs-number"/>
          <w:rFonts w:ascii="Times New Roman" w:hAnsi="Times New Roman" w:cs="Times New Roman"/>
          <w:color w:val="008080"/>
          <w:bdr w:val="none" w:sz="4" w:space="0" w:color="auto"/>
          <w:shd w:val="clear" w:color="auto" w:fill="F7F7F8"/>
          <w:rPrChange w:id="94" w:author="Aarati AD" w:date="2023-04-06T10:12:00Z">
            <w:rPr>
              <w:rStyle w:val="Hljs-number"/>
              <w:rFonts w:ascii="Consolas" w:hAnsi="Consolas"/>
              <w:color w:val="008080"/>
              <w:bdr w:val="none" w:sz="4" w:space="0" w:color="auto"/>
              <w:shd w:val="clear" w:color="auto" w:fill="F7F7F8"/>
            </w:rPr>
          </w:rPrChange>
        </w:rPr>
        <w:t>1</w:t>
      </w:r>
      <w:r>
        <w:rPr>
          <w:rStyle w:val="Hljs-operator"/>
          <w:rFonts w:ascii="Times New Roman" w:hAnsi="Times New Roman" w:cs="Times New Roman"/>
          <w:color w:val="0F2B3D"/>
          <w:bdr w:val="none" w:sz="4" w:space="0" w:color="auto"/>
          <w:shd w:val="clear" w:color="auto" w:fill="F7F7F8"/>
          <w:rPrChange w:id="95" w:author="Aarati AD" w:date="2023-04-06T10:12:00Z">
            <w:rPr>
              <w:rStyle w:val="Hljs-operator"/>
              <w:rFonts w:ascii="Consolas" w:hAnsi="Consolas"/>
              <w:color w:val="0F2B3D"/>
              <w:bdr w:val="none" w:sz="4" w:space="0" w:color="auto"/>
              <w:shd w:val="clear" w:color="auto" w:fill="F7F7F8"/>
            </w:rPr>
          </w:rPrChange>
        </w:rPr>
        <w:t>;</w:t>
      </w:r>
    </w:p>
    <w:p w14:paraId="674840C0" w14:textId="77777777" w:rsidR="00254258" w:rsidRPr="00254258" w:rsidRDefault="00254258">
      <w:pPr>
        <w:rPr>
          <w:rFonts w:ascii="Times New Roman" w:hAnsi="Times New Roman" w:cs="Times New Roman"/>
          <w:rPrChange w:id="96" w:author="Aarati AD" w:date="2023-04-06T10:12:00Z">
            <w:rPr/>
          </w:rPrChange>
        </w:rPr>
      </w:pPr>
    </w:p>
    <w:p w14:paraId="59E8E37C" w14:textId="77777777" w:rsidR="00254258" w:rsidRPr="00254258" w:rsidRDefault="00304EF3">
      <w:pPr>
        <w:rPr>
          <w:rFonts w:ascii="Times New Roman" w:hAnsi="Times New Roman" w:cs="Times New Roman"/>
          <w:color w:val="525C65"/>
          <w:shd w:val="clear" w:color="auto" w:fill="FFFFFF"/>
          <w:rPrChange w:id="97"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98" w:author="Aarati AD" w:date="2023-04-06T10:12:00Z">
            <w:rPr>
              <w:rFonts w:ascii="Open Sans" w:hAnsi="Open Sans" w:cs="Open Sans"/>
              <w:color w:val="525C65"/>
              <w:shd w:val="clear" w:color="auto" w:fill="FFFFFF"/>
            </w:rPr>
          </w:rPrChange>
        </w:rPr>
        <w:t>Find the total number of times each type of </w:t>
      </w:r>
      <w:r>
        <w:rPr>
          <w:rStyle w:val="Strong"/>
          <w:rFonts w:ascii="Times New Roman" w:hAnsi="Times New Roman" w:cs="Times New Roman"/>
          <w:color w:val="525C65"/>
          <w:bdr w:val="none" w:sz="4" w:space="0" w:color="auto"/>
          <w:shd w:val="clear" w:color="auto" w:fill="FFFFFF"/>
          <w:rPrChange w:id="99" w:author="Aarati AD" w:date="2023-04-06T10:12:00Z">
            <w:rPr>
              <w:rStyle w:val="Strong"/>
              <w:rFonts w:ascii="Open Sans" w:hAnsi="Open Sans" w:cs="Open Sans"/>
              <w:color w:val="525C65"/>
              <w:bdr w:val="none" w:sz="4" w:space="0" w:color="auto"/>
              <w:shd w:val="clear" w:color="auto" w:fill="FFFFFF"/>
            </w:rPr>
          </w:rPrChange>
        </w:rPr>
        <w:t>channel</w:t>
      </w:r>
      <w:r>
        <w:rPr>
          <w:rFonts w:ascii="Times New Roman" w:hAnsi="Times New Roman" w:cs="Times New Roman"/>
          <w:color w:val="525C65"/>
          <w:shd w:val="clear" w:color="auto" w:fill="FFFFFF"/>
          <w:rPrChange w:id="100" w:author="Aarati AD" w:date="2023-04-06T10:12:00Z">
            <w:rPr>
              <w:rFonts w:ascii="Open Sans" w:hAnsi="Open Sans" w:cs="Open Sans"/>
              <w:color w:val="525C65"/>
              <w:shd w:val="clear" w:color="auto" w:fill="FFFFFF"/>
            </w:rPr>
          </w:rPrChange>
        </w:rPr>
        <w:t> from the </w:t>
      </w:r>
      <w:r>
        <w:rPr>
          <w:rStyle w:val="Strong"/>
          <w:rFonts w:ascii="Times New Roman" w:hAnsi="Times New Roman" w:cs="Times New Roman"/>
          <w:color w:val="525C65"/>
          <w:bdr w:val="none" w:sz="4" w:space="0" w:color="auto"/>
          <w:shd w:val="clear" w:color="auto" w:fill="FFFFFF"/>
          <w:rPrChange w:id="101" w:author="Aarati AD" w:date="2023-04-06T10:12:00Z">
            <w:rPr>
              <w:rStyle w:val="Strong"/>
              <w:rFonts w:ascii="Open Sans" w:hAnsi="Open Sans" w:cs="Open Sans"/>
              <w:color w:val="525C65"/>
              <w:bdr w:val="none" w:sz="4" w:space="0" w:color="auto"/>
              <w:shd w:val="clear" w:color="auto" w:fill="FFFFFF"/>
            </w:rPr>
          </w:rPrChange>
        </w:rPr>
        <w:t>web_events</w:t>
      </w:r>
      <w:r>
        <w:rPr>
          <w:rFonts w:ascii="Times New Roman" w:hAnsi="Times New Roman" w:cs="Times New Roman"/>
          <w:color w:val="525C65"/>
          <w:shd w:val="clear" w:color="auto" w:fill="FFFFFF"/>
          <w:rPrChange w:id="102" w:author="Aarati AD" w:date="2023-04-06T10:12:00Z">
            <w:rPr>
              <w:rFonts w:ascii="Open Sans" w:hAnsi="Open Sans" w:cs="Open Sans"/>
              <w:color w:val="525C65"/>
              <w:shd w:val="clear" w:color="auto" w:fill="FFFFFF"/>
            </w:rPr>
          </w:rPrChange>
        </w:rPr>
        <w:t> was used. Your final table should have two columns - the </w:t>
      </w:r>
      <w:r>
        <w:rPr>
          <w:rStyle w:val="Strong"/>
          <w:rFonts w:ascii="Times New Roman" w:hAnsi="Times New Roman" w:cs="Times New Roman"/>
          <w:color w:val="525C65"/>
          <w:bdr w:val="none" w:sz="4" w:space="0" w:color="auto"/>
          <w:shd w:val="clear" w:color="auto" w:fill="FFFFFF"/>
          <w:rPrChange w:id="103" w:author="Aarati AD" w:date="2023-04-06T10:12:00Z">
            <w:rPr>
              <w:rStyle w:val="Strong"/>
              <w:rFonts w:ascii="Open Sans" w:hAnsi="Open Sans" w:cs="Open Sans"/>
              <w:color w:val="525C65"/>
              <w:bdr w:val="none" w:sz="4" w:space="0" w:color="auto"/>
              <w:shd w:val="clear" w:color="auto" w:fill="FFFFFF"/>
            </w:rPr>
          </w:rPrChange>
        </w:rPr>
        <w:t>channel</w:t>
      </w:r>
      <w:r>
        <w:rPr>
          <w:rFonts w:ascii="Times New Roman" w:hAnsi="Times New Roman" w:cs="Times New Roman"/>
          <w:color w:val="525C65"/>
          <w:shd w:val="clear" w:color="auto" w:fill="FFFFFF"/>
          <w:rPrChange w:id="104" w:author="Aarati AD" w:date="2023-04-06T10:12:00Z">
            <w:rPr>
              <w:rFonts w:ascii="Open Sans" w:hAnsi="Open Sans" w:cs="Open Sans"/>
              <w:color w:val="525C65"/>
              <w:shd w:val="clear" w:color="auto" w:fill="FFFFFF"/>
            </w:rPr>
          </w:rPrChange>
        </w:rPr>
        <w:t> and the number of times the channel was used.</w:t>
      </w:r>
    </w:p>
    <w:p w14:paraId="566BEECD" w14:textId="77777777" w:rsidR="00254258" w:rsidRPr="00254258" w:rsidRDefault="00304EF3">
      <w:pPr>
        <w:rPr>
          <w:rFonts w:ascii="Times New Roman" w:hAnsi="Times New Roman" w:cs="Times New Roman"/>
          <w:color w:val="525C65"/>
          <w:shd w:val="clear" w:color="auto" w:fill="FFFFFF"/>
          <w:rPrChange w:id="105"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06" w:author="Aarati AD" w:date="2023-04-06T10:12:00Z">
            <w:rPr>
              <w:rFonts w:ascii="Open Sans" w:hAnsi="Open Sans" w:cs="Open Sans"/>
              <w:color w:val="525C65"/>
              <w:shd w:val="clear" w:color="auto" w:fill="FFFFFF"/>
            </w:rPr>
          </w:rPrChange>
        </w:rPr>
        <w:t>Select channel , count(*)</w:t>
      </w:r>
    </w:p>
    <w:p w14:paraId="05B517C0" w14:textId="77777777" w:rsidR="00254258" w:rsidRPr="00254258" w:rsidRDefault="00304EF3">
      <w:pPr>
        <w:rPr>
          <w:rFonts w:ascii="Times New Roman" w:hAnsi="Times New Roman" w:cs="Times New Roman"/>
          <w:color w:val="525C65"/>
          <w:shd w:val="clear" w:color="auto" w:fill="FFFFFF"/>
          <w:rPrChange w:id="107"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08" w:author="Aarati AD" w:date="2023-04-06T10:12:00Z">
            <w:rPr>
              <w:rFonts w:ascii="Open Sans" w:hAnsi="Open Sans" w:cs="Open Sans"/>
              <w:color w:val="525C65"/>
              <w:shd w:val="clear" w:color="auto" w:fill="FFFFFF"/>
            </w:rPr>
          </w:rPrChange>
        </w:rPr>
        <w:t xml:space="preserve">Form web_events </w:t>
      </w:r>
    </w:p>
    <w:p w14:paraId="0F5CDC19" w14:textId="77777777" w:rsidR="00254258" w:rsidRPr="00254258" w:rsidRDefault="00304EF3">
      <w:pPr>
        <w:rPr>
          <w:rFonts w:ascii="Times New Roman" w:hAnsi="Times New Roman" w:cs="Times New Roman"/>
          <w:rPrChange w:id="109" w:author="Aarati AD" w:date="2023-04-06T10:12:00Z">
            <w:rPr/>
          </w:rPrChange>
        </w:rPr>
      </w:pPr>
      <w:r>
        <w:rPr>
          <w:rFonts w:ascii="Times New Roman" w:hAnsi="Times New Roman" w:cs="Times New Roman"/>
          <w:rPrChange w:id="110" w:author="Aarati AD" w:date="2023-04-06T10:12:00Z">
            <w:rPr/>
          </w:rPrChange>
        </w:rPr>
        <w:t xml:space="preserve">Group by channel </w:t>
      </w:r>
    </w:p>
    <w:p w14:paraId="78745929" w14:textId="77777777" w:rsidR="00254258" w:rsidRPr="00254258" w:rsidRDefault="00304EF3">
      <w:pPr>
        <w:rPr>
          <w:rFonts w:ascii="Times New Roman" w:hAnsi="Times New Roman" w:cs="Times New Roman"/>
          <w:color w:val="525C65"/>
          <w:shd w:val="clear" w:color="auto" w:fill="FFFFFF"/>
          <w:rPrChange w:id="111"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12" w:author="Aarati AD" w:date="2023-04-06T10:12:00Z">
            <w:rPr>
              <w:rFonts w:ascii="Open Sans" w:hAnsi="Open Sans" w:cs="Open Sans"/>
              <w:color w:val="525C65"/>
              <w:shd w:val="clear" w:color="auto" w:fill="FFFFFF"/>
            </w:rPr>
          </w:rPrChange>
        </w:rPr>
        <w:t>Who was the </w:t>
      </w:r>
      <w:r>
        <w:rPr>
          <w:rStyle w:val="Strong"/>
          <w:rFonts w:ascii="Times New Roman" w:hAnsi="Times New Roman" w:cs="Times New Roman"/>
          <w:color w:val="525C65"/>
          <w:bdr w:val="none" w:sz="4" w:space="0" w:color="auto"/>
          <w:shd w:val="clear" w:color="auto" w:fill="FFFFFF"/>
          <w:rPrChange w:id="113" w:author="Aarati AD" w:date="2023-04-06T10:12:00Z">
            <w:rPr>
              <w:rStyle w:val="Strong"/>
              <w:rFonts w:ascii="Open Sans" w:hAnsi="Open Sans" w:cs="Open Sans"/>
              <w:color w:val="525C65"/>
              <w:bdr w:val="none" w:sz="4" w:space="0" w:color="auto"/>
              <w:shd w:val="clear" w:color="auto" w:fill="FFFFFF"/>
            </w:rPr>
          </w:rPrChange>
        </w:rPr>
        <w:t>primary contact</w:t>
      </w:r>
      <w:r>
        <w:rPr>
          <w:rFonts w:ascii="Times New Roman" w:hAnsi="Times New Roman" w:cs="Times New Roman"/>
          <w:color w:val="525C65"/>
          <w:shd w:val="clear" w:color="auto" w:fill="FFFFFF"/>
          <w:rPrChange w:id="114" w:author="Aarati AD" w:date="2023-04-06T10:12:00Z">
            <w:rPr>
              <w:rFonts w:ascii="Open Sans" w:hAnsi="Open Sans" w:cs="Open Sans"/>
              <w:color w:val="525C65"/>
              <w:shd w:val="clear" w:color="auto" w:fill="FFFFFF"/>
            </w:rPr>
          </w:rPrChange>
        </w:rPr>
        <w:t> associated with the earliest </w:t>
      </w:r>
      <w:r>
        <w:rPr>
          <w:rStyle w:val="Strong"/>
          <w:rFonts w:ascii="Times New Roman" w:hAnsi="Times New Roman" w:cs="Times New Roman"/>
          <w:color w:val="525C65"/>
          <w:bdr w:val="none" w:sz="4" w:space="0" w:color="auto"/>
          <w:shd w:val="clear" w:color="auto" w:fill="FFFFFF"/>
          <w:rPrChange w:id="115" w:author="Aarati AD" w:date="2023-04-06T10:12:00Z">
            <w:rPr>
              <w:rStyle w:val="Strong"/>
              <w:rFonts w:ascii="Open Sans" w:hAnsi="Open Sans" w:cs="Open Sans"/>
              <w:color w:val="525C65"/>
              <w:bdr w:val="none" w:sz="4" w:space="0" w:color="auto"/>
              <w:shd w:val="clear" w:color="auto" w:fill="FFFFFF"/>
            </w:rPr>
          </w:rPrChange>
        </w:rPr>
        <w:t>web_event</w:t>
      </w:r>
      <w:r>
        <w:rPr>
          <w:rFonts w:ascii="Times New Roman" w:hAnsi="Times New Roman" w:cs="Times New Roman"/>
          <w:color w:val="525C65"/>
          <w:shd w:val="clear" w:color="auto" w:fill="FFFFFF"/>
          <w:rPrChange w:id="116" w:author="Aarati AD" w:date="2023-04-06T10:12:00Z">
            <w:rPr>
              <w:rFonts w:ascii="Open Sans" w:hAnsi="Open Sans" w:cs="Open Sans"/>
              <w:color w:val="525C65"/>
              <w:shd w:val="clear" w:color="auto" w:fill="FFFFFF"/>
            </w:rPr>
          </w:rPrChange>
        </w:rPr>
        <w:t>?</w:t>
      </w:r>
    </w:p>
    <w:p w14:paraId="228D6EEF"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17"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18"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119" w:author="Aarati AD" w:date="2023-04-06T10:12:00Z">
            <w:rPr>
              <w:rStyle w:val="Hljs-operator"/>
              <w:rFonts w:ascii="Consolas" w:hAnsi="Consolas"/>
              <w:color w:val="0F2B3D"/>
              <w:bdr w:val="none" w:sz="4" w:space="0" w:color="auto"/>
              <w:shd w:val="clear" w:color="auto" w:fill="F7F7F8"/>
            </w:rPr>
          </w:rPrChange>
        </w:rPr>
        <w:t xml:space="preserve"> w.occurred_at, w.channel, a.</w:t>
      </w:r>
      <w:r>
        <w:rPr>
          <w:rStyle w:val="Hljs-keyword"/>
          <w:rFonts w:ascii="Times New Roman" w:hAnsi="Times New Roman" w:cs="Times New Roman"/>
          <w:b/>
          <w:bCs/>
          <w:color w:val="333333"/>
          <w:bdr w:val="none" w:sz="4" w:space="0" w:color="auto"/>
          <w:shd w:val="clear" w:color="auto" w:fill="F7F7F8"/>
          <w:rPrChange w:id="120" w:author="Aarati AD" w:date="2023-04-06T10:12:00Z">
            <w:rPr>
              <w:rStyle w:val="Hljs-keyword"/>
              <w:rFonts w:ascii="inherit" w:hAnsi="inherit"/>
              <w:b/>
              <w:bCs/>
              <w:color w:val="333333"/>
              <w:bdr w:val="none" w:sz="4" w:space="0" w:color="auto"/>
              <w:shd w:val="clear" w:color="auto" w:fill="F7F7F8"/>
            </w:rPr>
          </w:rPrChange>
        </w:rPr>
        <w:t>name</w:t>
      </w:r>
    </w:p>
    <w:p w14:paraId="26E5962D"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21"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22"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123" w:author="Aarati AD" w:date="2023-04-06T10:12:00Z">
            <w:rPr>
              <w:rStyle w:val="Hljs-operator"/>
              <w:rFonts w:ascii="Consolas" w:hAnsi="Consolas"/>
              <w:color w:val="0F2B3D"/>
              <w:bdr w:val="none" w:sz="4" w:space="0" w:color="auto"/>
              <w:shd w:val="clear" w:color="auto" w:fill="F7F7F8"/>
            </w:rPr>
          </w:rPrChange>
        </w:rPr>
        <w:t xml:space="preserve"> web_events w</w:t>
      </w:r>
    </w:p>
    <w:p w14:paraId="50BEFD89"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24"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25"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126" w:author="Aarati AD" w:date="2023-04-06T10:12:00Z">
            <w:rPr>
              <w:rStyle w:val="Hljs-operator"/>
              <w:rFonts w:ascii="Consolas" w:hAnsi="Consolas"/>
              <w:color w:val="0F2B3D"/>
              <w:bdr w:val="none" w:sz="4" w:space="0" w:color="auto"/>
              <w:shd w:val="clear" w:color="auto" w:fill="F7F7F8"/>
            </w:rPr>
          </w:rPrChange>
        </w:rPr>
        <w:t xml:space="preserve"> accounts a</w:t>
      </w:r>
    </w:p>
    <w:p w14:paraId="4A114BA8"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27"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28"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129" w:author="Aarati AD" w:date="2023-04-06T10:12:00Z">
            <w:rPr>
              <w:rStyle w:val="Hljs-operator"/>
              <w:rFonts w:ascii="Consolas" w:hAnsi="Consolas"/>
              <w:color w:val="0F2B3D"/>
              <w:bdr w:val="none" w:sz="4" w:space="0" w:color="auto"/>
              <w:shd w:val="clear" w:color="auto" w:fill="F7F7F8"/>
            </w:rPr>
          </w:rPrChange>
        </w:rPr>
        <w:t xml:space="preserve"> w.account_id = a.</w:t>
      </w:r>
      <w:r>
        <w:rPr>
          <w:rStyle w:val="Hljs-keyword"/>
          <w:rFonts w:ascii="Times New Roman" w:hAnsi="Times New Roman" w:cs="Times New Roman"/>
          <w:b/>
          <w:bCs/>
          <w:color w:val="333333"/>
          <w:bdr w:val="none" w:sz="4" w:space="0" w:color="auto"/>
          <w:shd w:val="clear" w:color="auto" w:fill="F7F7F8"/>
          <w:rPrChange w:id="130"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131" w:author="Aarati AD" w:date="2023-04-06T10:12:00Z">
            <w:rPr>
              <w:rStyle w:val="Hljs-operator"/>
              <w:rFonts w:ascii="Consolas" w:hAnsi="Consolas"/>
              <w:color w:val="0F2B3D"/>
              <w:bdr w:val="none" w:sz="4" w:space="0" w:color="auto"/>
              <w:shd w:val="clear" w:color="auto" w:fill="F7F7F8"/>
            </w:rPr>
          </w:rPrChange>
        </w:rPr>
        <w:t xml:space="preserve"> </w:t>
      </w:r>
    </w:p>
    <w:p w14:paraId="14905289"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32"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33" w:author="Aarati AD" w:date="2023-04-06T10:12:00Z">
            <w:rPr>
              <w:rStyle w:val="Hljs-keyword"/>
              <w:rFonts w:ascii="inherit" w:hAnsi="inherit"/>
              <w:b/>
              <w:bCs/>
              <w:color w:val="333333"/>
              <w:bdr w:val="none" w:sz="4" w:space="0" w:color="auto"/>
              <w:shd w:val="clear" w:color="auto" w:fill="F7F7F8"/>
            </w:rPr>
          </w:rPrChange>
        </w:rPr>
        <w:t>ORDER</w:t>
      </w:r>
      <w:r>
        <w:rPr>
          <w:rStyle w:val="Hljs-operator"/>
          <w:rFonts w:ascii="Times New Roman" w:hAnsi="Times New Roman" w:cs="Times New Roman"/>
          <w:color w:val="0F2B3D"/>
          <w:bdr w:val="none" w:sz="4" w:space="0" w:color="auto"/>
          <w:shd w:val="clear" w:color="auto" w:fill="F7F7F8"/>
          <w:rPrChange w:id="134"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135"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136" w:author="Aarati AD" w:date="2023-04-06T10:12:00Z">
            <w:rPr>
              <w:rStyle w:val="Hljs-operator"/>
              <w:rFonts w:ascii="Consolas" w:hAnsi="Consolas"/>
              <w:color w:val="0F2B3D"/>
              <w:bdr w:val="none" w:sz="4" w:space="0" w:color="auto"/>
              <w:shd w:val="clear" w:color="auto" w:fill="F7F7F8"/>
            </w:rPr>
          </w:rPrChange>
        </w:rPr>
        <w:t xml:space="preserve"> w.occurred_at </w:t>
      </w:r>
      <w:r>
        <w:rPr>
          <w:rStyle w:val="Hljs-keyword"/>
          <w:rFonts w:ascii="Times New Roman" w:hAnsi="Times New Roman" w:cs="Times New Roman"/>
          <w:b/>
          <w:bCs/>
          <w:color w:val="333333"/>
          <w:bdr w:val="none" w:sz="4" w:space="0" w:color="auto"/>
          <w:shd w:val="clear" w:color="auto" w:fill="F7F7F8"/>
          <w:rPrChange w:id="137" w:author="Aarati AD" w:date="2023-04-06T10:12:00Z">
            <w:rPr>
              <w:rStyle w:val="Hljs-keyword"/>
              <w:rFonts w:ascii="inherit" w:hAnsi="inherit"/>
              <w:b/>
              <w:bCs/>
              <w:color w:val="333333"/>
              <w:bdr w:val="none" w:sz="4" w:space="0" w:color="auto"/>
              <w:shd w:val="clear" w:color="auto" w:fill="F7F7F8"/>
            </w:rPr>
          </w:rPrChange>
        </w:rPr>
        <w:t>ASC</w:t>
      </w:r>
    </w:p>
    <w:p w14:paraId="7FBB17D3"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138"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139" w:author="Aarati AD" w:date="2023-04-06T10:12:00Z">
            <w:rPr>
              <w:rStyle w:val="Hljs-keyword"/>
              <w:rFonts w:ascii="inherit" w:hAnsi="inherit"/>
              <w:b/>
              <w:bCs/>
              <w:color w:val="333333"/>
              <w:bdr w:val="none" w:sz="4" w:space="0" w:color="auto"/>
              <w:shd w:val="clear" w:color="auto" w:fill="F7F7F8"/>
            </w:rPr>
          </w:rPrChange>
        </w:rPr>
        <w:t>LIMIT</w:t>
      </w:r>
      <w:r>
        <w:rPr>
          <w:rStyle w:val="Hljs-operator"/>
          <w:rFonts w:ascii="Times New Roman" w:hAnsi="Times New Roman" w:cs="Times New Roman"/>
          <w:color w:val="0F2B3D"/>
          <w:bdr w:val="none" w:sz="4" w:space="0" w:color="auto"/>
          <w:shd w:val="clear" w:color="auto" w:fill="F7F7F8"/>
          <w:rPrChange w:id="140" w:author="Aarati AD" w:date="2023-04-06T10:12:00Z">
            <w:rPr>
              <w:rStyle w:val="Hljs-operator"/>
              <w:rFonts w:ascii="Consolas" w:hAnsi="Consolas"/>
              <w:color w:val="0F2B3D"/>
              <w:bdr w:val="none" w:sz="4" w:space="0" w:color="auto"/>
              <w:shd w:val="clear" w:color="auto" w:fill="F7F7F8"/>
            </w:rPr>
          </w:rPrChange>
        </w:rPr>
        <w:t xml:space="preserve"> </w:t>
      </w:r>
      <w:r>
        <w:rPr>
          <w:rStyle w:val="Hljs-number"/>
          <w:rFonts w:ascii="Times New Roman" w:hAnsi="Times New Roman" w:cs="Times New Roman"/>
          <w:color w:val="008080"/>
          <w:bdr w:val="none" w:sz="4" w:space="0" w:color="auto"/>
          <w:shd w:val="clear" w:color="auto" w:fill="F7F7F8"/>
          <w:rPrChange w:id="141" w:author="Aarati AD" w:date="2023-04-06T10:12:00Z">
            <w:rPr>
              <w:rStyle w:val="Hljs-number"/>
              <w:rFonts w:ascii="Consolas" w:hAnsi="Consolas"/>
              <w:color w:val="008080"/>
              <w:bdr w:val="none" w:sz="4" w:space="0" w:color="auto"/>
              <w:shd w:val="clear" w:color="auto" w:fill="F7F7F8"/>
            </w:rPr>
          </w:rPrChange>
        </w:rPr>
        <w:t>1</w:t>
      </w:r>
      <w:r>
        <w:rPr>
          <w:rStyle w:val="Hljs-operator"/>
          <w:rFonts w:ascii="Times New Roman" w:hAnsi="Times New Roman" w:cs="Times New Roman"/>
          <w:color w:val="0F2B3D"/>
          <w:bdr w:val="none" w:sz="4" w:space="0" w:color="auto"/>
          <w:shd w:val="clear" w:color="auto" w:fill="F7F7F8"/>
          <w:rPrChange w:id="142" w:author="Aarati AD" w:date="2023-04-06T10:12:00Z">
            <w:rPr>
              <w:rStyle w:val="Hljs-operator"/>
              <w:rFonts w:ascii="Consolas" w:hAnsi="Consolas"/>
              <w:color w:val="0F2B3D"/>
              <w:bdr w:val="none" w:sz="4" w:space="0" w:color="auto"/>
              <w:shd w:val="clear" w:color="auto" w:fill="F7F7F8"/>
            </w:rPr>
          </w:rPrChange>
        </w:rPr>
        <w:t>;</w:t>
      </w:r>
    </w:p>
    <w:p w14:paraId="478DF37C" w14:textId="77777777" w:rsidR="00254258" w:rsidRPr="00254258" w:rsidRDefault="00254258">
      <w:pPr>
        <w:rPr>
          <w:rFonts w:ascii="Times New Roman" w:hAnsi="Times New Roman" w:cs="Times New Roman"/>
          <w:color w:val="525C65"/>
          <w:shd w:val="clear" w:color="auto" w:fill="FFFFFF"/>
          <w:rPrChange w:id="143" w:author="Aarati AD" w:date="2023-04-06T10:12:00Z">
            <w:rPr>
              <w:rFonts w:ascii="Open Sans" w:hAnsi="Open Sans" w:cs="Open Sans"/>
              <w:color w:val="525C65"/>
              <w:shd w:val="clear" w:color="auto" w:fill="FFFFFF"/>
            </w:rPr>
          </w:rPrChange>
        </w:rPr>
      </w:pPr>
    </w:p>
    <w:p w14:paraId="2BC2C360" w14:textId="77777777" w:rsidR="00254258" w:rsidRPr="00254258" w:rsidRDefault="00304EF3">
      <w:pPr>
        <w:rPr>
          <w:rFonts w:ascii="Times New Roman" w:hAnsi="Times New Roman" w:cs="Times New Roman"/>
          <w:color w:val="525C65"/>
          <w:shd w:val="clear" w:color="auto" w:fill="FFFFFF"/>
          <w:rPrChange w:id="14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45" w:author="Aarati AD" w:date="2023-04-06T10:12:00Z">
            <w:rPr>
              <w:rFonts w:ascii="Open Sans" w:hAnsi="Open Sans" w:cs="Open Sans"/>
              <w:color w:val="525C65"/>
              <w:shd w:val="clear" w:color="auto" w:fill="FFFFFF"/>
            </w:rPr>
          </w:rPrChange>
        </w:rPr>
        <w:t>What was the smallest order placed by each </w:t>
      </w:r>
      <w:r>
        <w:rPr>
          <w:rStyle w:val="Strong"/>
          <w:rFonts w:ascii="Times New Roman" w:hAnsi="Times New Roman" w:cs="Times New Roman"/>
          <w:color w:val="525C65"/>
          <w:bdr w:val="none" w:sz="4" w:space="0" w:color="auto"/>
          <w:shd w:val="clear" w:color="auto" w:fill="FFFFFF"/>
          <w:rPrChange w:id="146" w:author="Aarati AD" w:date="2023-04-06T10:12:00Z">
            <w:rPr>
              <w:rStyle w:val="Strong"/>
              <w:rFonts w:ascii="Open Sans" w:hAnsi="Open Sans" w:cs="Open Sans"/>
              <w:color w:val="525C65"/>
              <w:bdr w:val="none" w:sz="4" w:space="0" w:color="auto"/>
              <w:shd w:val="clear" w:color="auto" w:fill="FFFFFF"/>
            </w:rPr>
          </w:rPrChange>
        </w:rPr>
        <w:t>account</w:t>
      </w:r>
      <w:r>
        <w:rPr>
          <w:rFonts w:ascii="Times New Roman" w:hAnsi="Times New Roman" w:cs="Times New Roman"/>
          <w:color w:val="525C65"/>
          <w:shd w:val="clear" w:color="auto" w:fill="FFFFFF"/>
          <w:rPrChange w:id="147" w:author="Aarati AD" w:date="2023-04-06T10:12:00Z">
            <w:rPr>
              <w:rFonts w:ascii="Open Sans" w:hAnsi="Open Sans" w:cs="Open Sans"/>
              <w:color w:val="525C65"/>
              <w:shd w:val="clear" w:color="auto" w:fill="FFFFFF"/>
            </w:rPr>
          </w:rPrChange>
        </w:rPr>
        <w:t> in terms of </w:t>
      </w:r>
      <w:r>
        <w:rPr>
          <w:rStyle w:val="Strong"/>
          <w:rFonts w:ascii="Times New Roman" w:hAnsi="Times New Roman" w:cs="Times New Roman"/>
          <w:color w:val="525C65"/>
          <w:bdr w:val="none" w:sz="4" w:space="0" w:color="auto"/>
          <w:shd w:val="clear" w:color="auto" w:fill="FFFFFF"/>
          <w:rPrChange w:id="148" w:author="Aarati AD" w:date="2023-04-06T10:12:00Z">
            <w:rPr>
              <w:rStyle w:val="Strong"/>
              <w:rFonts w:ascii="Open Sans" w:hAnsi="Open Sans" w:cs="Open Sans"/>
              <w:color w:val="525C65"/>
              <w:bdr w:val="none" w:sz="4" w:space="0" w:color="auto"/>
              <w:shd w:val="clear" w:color="auto" w:fill="FFFFFF"/>
            </w:rPr>
          </w:rPrChange>
        </w:rPr>
        <w:t>total usd</w:t>
      </w:r>
      <w:r>
        <w:rPr>
          <w:rFonts w:ascii="Times New Roman" w:hAnsi="Times New Roman" w:cs="Times New Roman"/>
          <w:color w:val="525C65"/>
          <w:shd w:val="clear" w:color="auto" w:fill="FFFFFF"/>
          <w:rPrChange w:id="149" w:author="Aarati AD" w:date="2023-04-06T10:12:00Z">
            <w:rPr>
              <w:rFonts w:ascii="Open Sans" w:hAnsi="Open Sans" w:cs="Open Sans"/>
              <w:color w:val="525C65"/>
              <w:shd w:val="clear" w:color="auto" w:fill="FFFFFF"/>
            </w:rPr>
          </w:rPrChange>
        </w:rPr>
        <w:t>. Provide only two columns - the account </w:t>
      </w:r>
      <w:r>
        <w:rPr>
          <w:rStyle w:val="Strong"/>
          <w:rFonts w:ascii="Times New Roman" w:hAnsi="Times New Roman" w:cs="Times New Roman"/>
          <w:color w:val="525C65"/>
          <w:bdr w:val="none" w:sz="4" w:space="0" w:color="auto"/>
          <w:shd w:val="clear" w:color="auto" w:fill="FFFFFF"/>
          <w:rPrChange w:id="150" w:author="Aarati AD" w:date="2023-04-06T10:12:00Z">
            <w:rPr>
              <w:rStyle w:val="Strong"/>
              <w:rFonts w:ascii="Open Sans" w:hAnsi="Open Sans" w:cs="Open Sans"/>
              <w:color w:val="525C65"/>
              <w:bdr w:val="none" w:sz="4" w:space="0" w:color="auto"/>
              <w:shd w:val="clear" w:color="auto" w:fill="FFFFFF"/>
            </w:rPr>
          </w:rPrChange>
        </w:rPr>
        <w:t>name</w:t>
      </w:r>
      <w:r>
        <w:rPr>
          <w:rFonts w:ascii="Times New Roman" w:hAnsi="Times New Roman" w:cs="Times New Roman"/>
          <w:color w:val="525C65"/>
          <w:shd w:val="clear" w:color="auto" w:fill="FFFFFF"/>
          <w:rPrChange w:id="151" w:author="Aarati AD" w:date="2023-04-06T10:12:00Z">
            <w:rPr>
              <w:rFonts w:ascii="Open Sans" w:hAnsi="Open Sans" w:cs="Open Sans"/>
              <w:color w:val="525C65"/>
              <w:shd w:val="clear" w:color="auto" w:fill="FFFFFF"/>
            </w:rPr>
          </w:rPrChange>
        </w:rPr>
        <w:t> and the </w:t>
      </w:r>
      <w:r>
        <w:rPr>
          <w:rStyle w:val="Strong"/>
          <w:rFonts w:ascii="Times New Roman" w:hAnsi="Times New Roman" w:cs="Times New Roman"/>
          <w:color w:val="525C65"/>
          <w:bdr w:val="none" w:sz="4" w:space="0" w:color="auto"/>
          <w:shd w:val="clear" w:color="auto" w:fill="FFFFFF"/>
          <w:rPrChange w:id="152" w:author="Aarati AD" w:date="2023-04-06T10:12:00Z">
            <w:rPr>
              <w:rStyle w:val="Strong"/>
              <w:rFonts w:ascii="Open Sans" w:hAnsi="Open Sans" w:cs="Open Sans"/>
              <w:color w:val="525C65"/>
              <w:bdr w:val="none" w:sz="4" w:space="0" w:color="auto"/>
              <w:shd w:val="clear" w:color="auto" w:fill="FFFFFF"/>
            </w:rPr>
          </w:rPrChange>
        </w:rPr>
        <w:t>total usd</w:t>
      </w:r>
      <w:r>
        <w:rPr>
          <w:rFonts w:ascii="Times New Roman" w:hAnsi="Times New Roman" w:cs="Times New Roman"/>
          <w:color w:val="525C65"/>
          <w:shd w:val="clear" w:color="auto" w:fill="FFFFFF"/>
          <w:rPrChange w:id="153" w:author="Aarati AD" w:date="2023-04-06T10:12:00Z">
            <w:rPr>
              <w:rFonts w:ascii="Open Sans" w:hAnsi="Open Sans" w:cs="Open Sans"/>
              <w:color w:val="525C65"/>
              <w:shd w:val="clear" w:color="auto" w:fill="FFFFFF"/>
            </w:rPr>
          </w:rPrChange>
        </w:rPr>
        <w:t>. Order from smallest dollar amounts to largest.</w:t>
      </w:r>
    </w:p>
    <w:p w14:paraId="69CDFFDB" w14:textId="77777777" w:rsidR="00254258" w:rsidRPr="00254258" w:rsidRDefault="00304EF3">
      <w:pPr>
        <w:spacing w:after="80" w:line="240" w:lineRule="auto"/>
        <w:rPr>
          <w:rFonts w:ascii="Times New Roman" w:hAnsi="Times New Roman" w:cs="Times New Roman"/>
          <w:color w:val="525C65"/>
          <w:shd w:val="clear" w:color="auto" w:fill="FFFFFF"/>
          <w:rPrChange w:id="15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55" w:author="Aarati AD" w:date="2023-04-06T10:12:00Z">
            <w:rPr>
              <w:rFonts w:ascii="Open Sans" w:hAnsi="Open Sans" w:cs="Open Sans"/>
              <w:color w:val="525C65"/>
              <w:shd w:val="clear" w:color="auto" w:fill="FFFFFF"/>
            </w:rPr>
          </w:rPrChange>
        </w:rPr>
        <w:lastRenderedPageBreak/>
        <w:t xml:space="preserve">Select min(o.total_usd), a.name </w:t>
      </w:r>
    </w:p>
    <w:p w14:paraId="1EDD676D" w14:textId="77777777" w:rsidR="00254258" w:rsidRPr="00254258" w:rsidRDefault="00304EF3">
      <w:pPr>
        <w:spacing w:after="80" w:line="240" w:lineRule="auto"/>
        <w:rPr>
          <w:rFonts w:ascii="Times New Roman" w:hAnsi="Times New Roman" w:cs="Times New Roman"/>
          <w:color w:val="525C65"/>
          <w:shd w:val="clear" w:color="auto" w:fill="FFFFFF"/>
          <w:rPrChange w:id="156"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57" w:author="Aarati AD" w:date="2023-04-06T10:12:00Z">
            <w:rPr>
              <w:rFonts w:ascii="Open Sans" w:hAnsi="Open Sans" w:cs="Open Sans"/>
              <w:color w:val="525C65"/>
              <w:shd w:val="clear" w:color="auto" w:fill="FFFFFF"/>
            </w:rPr>
          </w:rPrChange>
        </w:rPr>
        <w:t>From accounts  as a</w:t>
      </w:r>
    </w:p>
    <w:p w14:paraId="2ED58588" w14:textId="77777777" w:rsidR="00254258" w:rsidRPr="00254258" w:rsidRDefault="00304EF3">
      <w:pPr>
        <w:spacing w:after="80" w:line="240" w:lineRule="auto"/>
        <w:rPr>
          <w:rFonts w:ascii="Times New Roman" w:hAnsi="Times New Roman" w:cs="Times New Roman"/>
          <w:color w:val="525C65"/>
          <w:shd w:val="clear" w:color="auto" w:fill="FFFFFF"/>
          <w:rPrChange w:id="158"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59" w:author="Aarati AD" w:date="2023-04-06T10:12:00Z">
            <w:rPr>
              <w:rFonts w:ascii="Open Sans" w:hAnsi="Open Sans" w:cs="Open Sans"/>
              <w:color w:val="525C65"/>
              <w:shd w:val="clear" w:color="auto" w:fill="FFFFFF"/>
            </w:rPr>
          </w:rPrChange>
        </w:rPr>
        <w:t xml:space="preserve">Join a.id = o.account_id </w:t>
      </w:r>
    </w:p>
    <w:p w14:paraId="50709071" w14:textId="77777777" w:rsidR="00254258" w:rsidRPr="00254258" w:rsidRDefault="00304EF3">
      <w:pPr>
        <w:spacing w:after="80" w:line="240" w:lineRule="auto"/>
        <w:rPr>
          <w:rFonts w:ascii="Times New Roman" w:hAnsi="Times New Roman" w:cs="Times New Roman"/>
          <w:color w:val="525C65"/>
          <w:shd w:val="clear" w:color="auto" w:fill="FFFFFF"/>
          <w:rPrChange w:id="16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61" w:author="Aarati AD" w:date="2023-04-06T10:12:00Z">
            <w:rPr>
              <w:rFonts w:ascii="Open Sans" w:hAnsi="Open Sans" w:cs="Open Sans"/>
              <w:color w:val="525C65"/>
              <w:shd w:val="clear" w:color="auto" w:fill="FFFFFF"/>
            </w:rPr>
          </w:rPrChange>
        </w:rPr>
        <w:t>Group by (name)</w:t>
      </w:r>
    </w:p>
    <w:p w14:paraId="09621752" w14:textId="77777777" w:rsidR="00254258" w:rsidRPr="00254258" w:rsidRDefault="00254258">
      <w:pPr>
        <w:rPr>
          <w:rFonts w:ascii="Times New Roman" w:hAnsi="Times New Roman" w:cs="Times New Roman"/>
          <w:color w:val="525C65"/>
          <w:shd w:val="clear" w:color="auto" w:fill="FFFFFF"/>
          <w:rPrChange w:id="162" w:author="Aarati AD" w:date="2023-04-06T10:12:00Z">
            <w:rPr>
              <w:rFonts w:ascii="Open Sans" w:hAnsi="Open Sans" w:cs="Open Sans"/>
              <w:color w:val="525C65"/>
              <w:shd w:val="clear" w:color="auto" w:fill="FFFFFF"/>
            </w:rPr>
          </w:rPrChange>
        </w:rPr>
      </w:pPr>
    </w:p>
    <w:p w14:paraId="13255738" w14:textId="77777777" w:rsidR="00254258" w:rsidRPr="00254258" w:rsidRDefault="00304EF3">
      <w:pPr>
        <w:rPr>
          <w:rFonts w:ascii="Times New Roman" w:hAnsi="Times New Roman" w:cs="Times New Roman"/>
          <w:color w:val="525C65"/>
          <w:shd w:val="clear" w:color="auto" w:fill="FFFFFF"/>
          <w:rPrChange w:id="163"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164" w:author="Aarati AD" w:date="2023-04-06T10:12:00Z">
            <w:rPr>
              <w:rFonts w:ascii="Open Sans" w:hAnsi="Open Sans" w:cs="Open Sans"/>
              <w:color w:val="525C65"/>
              <w:shd w:val="clear" w:color="auto" w:fill="FFFFFF"/>
            </w:rPr>
          </w:rPrChange>
        </w:rPr>
        <w:t>Find the number of </w:t>
      </w:r>
      <w:r>
        <w:rPr>
          <w:rStyle w:val="Strong"/>
          <w:rFonts w:ascii="Times New Roman" w:hAnsi="Times New Roman" w:cs="Times New Roman"/>
          <w:color w:val="525C65"/>
          <w:bdr w:val="none" w:sz="4" w:space="0" w:color="auto"/>
          <w:shd w:val="clear" w:color="auto" w:fill="FFFFFF"/>
          <w:rPrChange w:id="165" w:author="Aarati AD" w:date="2023-04-06T10:12:00Z">
            <w:rPr>
              <w:rStyle w:val="Strong"/>
              <w:rFonts w:ascii="Open Sans" w:hAnsi="Open Sans" w:cs="Open Sans"/>
              <w:color w:val="525C65"/>
              <w:bdr w:val="none" w:sz="4" w:space="0" w:color="auto"/>
              <w:shd w:val="clear" w:color="auto" w:fill="FFFFFF"/>
            </w:rPr>
          </w:rPrChange>
        </w:rPr>
        <w:t>sales reps</w:t>
      </w:r>
      <w:r>
        <w:rPr>
          <w:rFonts w:ascii="Times New Roman" w:hAnsi="Times New Roman" w:cs="Times New Roman"/>
          <w:color w:val="525C65"/>
          <w:shd w:val="clear" w:color="auto" w:fill="FFFFFF"/>
          <w:rPrChange w:id="166" w:author="Aarati AD" w:date="2023-04-06T10:12:00Z">
            <w:rPr>
              <w:rFonts w:ascii="Open Sans" w:hAnsi="Open Sans" w:cs="Open Sans"/>
              <w:color w:val="525C65"/>
              <w:shd w:val="clear" w:color="auto" w:fill="FFFFFF"/>
            </w:rPr>
          </w:rPrChange>
        </w:rPr>
        <w:t> in each region. Your final table should have two columns - the </w:t>
      </w:r>
      <w:r>
        <w:rPr>
          <w:rStyle w:val="Strong"/>
          <w:rFonts w:ascii="Times New Roman" w:hAnsi="Times New Roman" w:cs="Times New Roman"/>
          <w:color w:val="525C65"/>
          <w:bdr w:val="none" w:sz="4" w:space="0" w:color="auto"/>
          <w:shd w:val="clear" w:color="auto" w:fill="FFFFFF"/>
          <w:rPrChange w:id="167" w:author="Aarati AD" w:date="2023-04-06T10:12:00Z">
            <w:rPr>
              <w:rStyle w:val="Strong"/>
              <w:rFonts w:ascii="Open Sans" w:hAnsi="Open Sans" w:cs="Open Sans"/>
              <w:color w:val="525C65"/>
              <w:bdr w:val="none" w:sz="4" w:space="0" w:color="auto"/>
              <w:shd w:val="clear" w:color="auto" w:fill="FFFFFF"/>
            </w:rPr>
          </w:rPrChange>
        </w:rPr>
        <w:t>region</w:t>
      </w:r>
      <w:r>
        <w:rPr>
          <w:rFonts w:ascii="Times New Roman" w:hAnsi="Times New Roman" w:cs="Times New Roman"/>
          <w:color w:val="525C65"/>
          <w:shd w:val="clear" w:color="auto" w:fill="FFFFFF"/>
          <w:rPrChange w:id="168" w:author="Aarati AD" w:date="2023-04-06T10:12:00Z">
            <w:rPr>
              <w:rFonts w:ascii="Open Sans" w:hAnsi="Open Sans" w:cs="Open Sans"/>
              <w:color w:val="525C65"/>
              <w:shd w:val="clear" w:color="auto" w:fill="FFFFFF"/>
            </w:rPr>
          </w:rPrChange>
        </w:rPr>
        <w:t> and the number of </w:t>
      </w:r>
      <w:r>
        <w:rPr>
          <w:rStyle w:val="Strong"/>
          <w:rFonts w:ascii="Times New Roman" w:hAnsi="Times New Roman" w:cs="Times New Roman"/>
          <w:color w:val="525C65"/>
          <w:bdr w:val="none" w:sz="4" w:space="0" w:color="auto"/>
          <w:shd w:val="clear" w:color="auto" w:fill="FFFFFF"/>
          <w:rPrChange w:id="169" w:author="Aarati AD" w:date="2023-04-06T10:12:00Z">
            <w:rPr>
              <w:rStyle w:val="Strong"/>
              <w:rFonts w:ascii="Open Sans" w:hAnsi="Open Sans" w:cs="Open Sans"/>
              <w:color w:val="525C65"/>
              <w:bdr w:val="none" w:sz="4" w:space="0" w:color="auto"/>
              <w:shd w:val="clear" w:color="auto" w:fill="FFFFFF"/>
            </w:rPr>
          </w:rPrChange>
        </w:rPr>
        <w:t>sales_reps</w:t>
      </w:r>
      <w:r>
        <w:rPr>
          <w:rFonts w:ascii="Times New Roman" w:hAnsi="Times New Roman" w:cs="Times New Roman"/>
          <w:color w:val="525C65"/>
          <w:shd w:val="clear" w:color="auto" w:fill="FFFFFF"/>
          <w:rPrChange w:id="170" w:author="Aarati AD" w:date="2023-04-06T10:12:00Z">
            <w:rPr>
              <w:rFonts w:ascii="Open Sans" w:hAnsi="Open Sans" w:cs="Open Sans"/>
              <w:color w:val="525C65"/>
              <w:shd w:val="clear" w:color="auto" w:fill="FFFFFF"/>
            </w:rPr>
          </w:rPrChange>
        </w:rPr>
        <w:t>. Order from fewest reps to most reps.</w:t>
      </w:r>
    </w:p>
    <w:p w14:paraId="1A8FBC30"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71"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72"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173"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174"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175"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176" w:author="Aarati AD" w:date="2023-04-06T10:12:00Z">
            <w:rPr>
              <w:rStyle w:val="Hljs-keyword"/>
              <w:rFonts w:ascii="inherit" w:hAnsi="inherit"/>
              <w:b/>
              <w:bCs/>
              <w:color w:val="333333"/>
              <w:bdr w:val="none" w:sz="4" w:space="0" w:color="auto"/>
              <w:shd w:val="clear" w:color="auto" w:fill="F7F7F8"/>
            </w:rPr>
          </w:rPrChange>
        </w:rPr>
        <w:t>COUNT</w:t>
      </w:r>
      <w:r>
        <w:rPr>
          <w:rStyle w:val="Hljs-operator"/>
          <w:rFonts w:ascii="Times New Roman" w:hAnsi="Times New Roman" w:cs="Times New Roman"/>
          <w:color w:val="0F2B3D"/>
          <w:bdr w:val="none" w:sz="4" w:space="0" w:color="auto"/>
          <w:shd w:val="clear" w:color="auto" w:fill="F7F7F8"/>
          <w:rPrChange w:id="177" w:author="Aarati AD" w:date="2023-04-06T10:12:00Z">
            <w:rPr>
              <w:rStyle w:val="Hljs-operator"/>
              <w:rFonts w:ascii="Consolas" w:hAnsi="Consolas"/>
              <w:color w:val="0F2B3D"/>
              <w:bdr w:val="none" w:sz="4" w:space="0" w:color="auto"/>
              <w:shd w:val="clear" w:color="auto" w:fill="F7F7F8"/>
            </w:rPr>
          </w:rPrChange>
        </w:rPr>
        <w:t>(*) num_reps</w:t>
      </w:r>
    </w:p>
    <w:p w14:paraId="173343CC"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78"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79"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180" w:author="Aarati AD" w:date="2023-04-06T10:12:00Z">
            <w:rPr>
              <w:rStyle w:val="Hljs-operator"/>
              <w:rFonts w:ascii="Consolas" w:hAnsi="Consolas"/>
              <w:color w:val="0F2B3D"/>
              <w:bdr w:val="none" w:sz="4" w:space="0" w:color="auto"/>
              <w:shd w:val="clear" w:color="auto" w:fill="F7F7F8"/>
            </w:rPr>
          </w:rPrChange>
        </w:rPr>
        <w:t xml:space="preserve"> region r</w:t>
      </w:r>
    </w:p>
    <w:p w14:paraId="24BCB217"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81"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82"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183" w:author="Aarati AD" w:date="2023-04-06T10:12:00Z">
            <w:rPr>
              <w:rStyle w:val="Hljs-operator"/>
              <w:rFonts w:ascii="Consolas" w:hAnsi="Consolas"/>
              <w:color w:val="0F2B3D"/>
              <w:bdr w:val="none" w:sz="4" w:space="0" w:color="auto"/>
              <w:shd w:val="clear" w:color="auto" w:fill="F7F7F8"/>
            </w:rPr>
          </w:rPrChange>
        </w:rPr>
        <w:t xml:space="preserve"> sales_reps s</w:t>
      </w:r>
    </w:p>
    <w:p w14:paraId="7608F30B"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84"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85"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186"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187"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188" w:author="Aarati AD" w:date="2023-04-06T10:12:00Z">
            <w:rPr>
              <w:rStyle w:val="Hljs-operator"/>
              <w:rFonts w:ascii="Consolas" w:hAnsi="Consolas"/>
              <w:color w:val="0F2B3D"/>
              <w:bdr w:val="none" w:sz="4" w:space="0" w:color="auto"/>
              <w:shd w:val="clear" w:color="auto" w:fill="F7F7F8"/>
            </w:rPr>
          </w:rPrChange>
        </w:rPr>
        <w:t xml:space="preserve"> = s.region_id</w:t>
      </w:r>
    </w:p>
    <w:p w14:paraId="5060F344"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189"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190" w:author="Aarati AD" w:date="2023-04-06T10:12:00Z">
            <w:rPr>
              <w:rStyle w:val="Hljs-keyword"/>
              <w:rFonts w:ascii="inherit" w:hAnsi="inherit"/>
              <w:b/>
              <w:bCs/>
              <w:color w:val="333333"/>
              <w:bdr w:val="none" w:sz="4" w:space="0" w:color="auto"/>
              <w:shd w:val="clear" w:color="auto" w:fill="F7F7F8"/>
            </w:rPr>
          </w:rPrChange>
        </w:rPr>
        <w:t>GROUP</w:t>
      </w:r>
      <w:r>
        <w:rPr>
          <w:rStyle w:val="Hljs-operator"/>
          <w:rFonts w:ascii="Times New Roman" w:hAnsi="Times New Roman" w:cs="Times New Roman"/>
          <w:color w:val="0F2B3D"/>
          <w:bdr w:val="none" w:sz="4" w:space="0" w:color="auto"/>
          <w:shd w:val="clear" w:color="auto" w:fill="F7F7F8"/>
          <w:rPrChange w:id="191"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192"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193"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194" w:author="Aarati AD" w:date="2023-04-06T10:12:00Z">
            <w:rPr>
              <w:rStyle w:val="Hljs-keyword"/>
              <w:rFonts w:ascii="inherit" w:hAnsi="inherit"/>
              <w:b/>
              <w:bCs/>
              <w:color w:val="333333"/>
              <w:bdr w:val="none" w:sz="4" w:space="0" w:color="auto"/>
              <w:shd w:val="clear" w:color="auto" w:fill="F7F7F8"/>
            </w:rPr>
          </w:rPrChange>
        </w:rPr>
        <w:t>name</w:t>
      </w:r>
    </w:p>
    <w:p w14:paraId="326164BA"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195"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196" w:author="Aarati AD" w:date="2023-04-06T10:12:00Z">
            <w:rPr>
              <w:rStyle w:val="Hljs-keyword"/>
              <w:rFonts w:ascii="inherit" w:hAnsi="inherit"/>
              <w:b/>
              <w:bCs/>
              <w:color w:val="333333"/>
              <w:bdr w:val="none" w:sz="4" w:space="0" w:color="auto"/>
              <w:shd w:val="clear" w:color="auto" w:fill="F7F7F8"/>
            </w:rPr>
          </w:rPrChange>
        </w:rPr>
        <w:t>ORDER</w:t>
      </w:r>
      <w:r>
        <w:rPr>
          <w:rStyle w:val="Hljs-operator"/>
          <w:rFonts w:ascii="Times New Roman" w:hAnsi="Times New Roman" w:cs="Times New Roman"/>
          <w:color w:val="0F2B3D"/>
          <w:bdr w:val="none" w:sz="4" w:space="0" w:color="auto"/>
          <w:shd w:val="clear" w:color="auto" w:fill="F7F7F8"/>
          <w:rPrChange w:id="197"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198"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199" w:author="Aarati AD" w:date="2023-04-06T10:12:00Z">
            <w:rPr>
              <w:rStyle w:val="Hljs-operator"/>
              <w:rFonts w:ascii="Consolas" w:hAnsi="Consolas"/>
              <w:color w:val="0F2B3D"/>
              <w:bdr w:val="none" w:sz="4" w:space="0" w:color="auto"/>
              <w:shd w:val="clear" w:color="auto" w:fill="F7F7F8"/>
            </w:rPr>
          </w:rPrChange>
        </w:rPr>
        <w:t xml:space="preserve"> num_reps;</w:t>
      </w:r>
    </w:p>
    <w:p w14:paraId="5D61F20F" w14:textId="77777777" w:rsidR="00254258" w:rsidRPr="00254258" w:rsidRDefault="00254258">
      <w:pPr>
        <w:spacing w:after="80" w:line="240" w:lineRule="auto"/>
        <w:rPr>
          <w:rFonts w:ascii="Times New Roman" w:hAnsi="Times New Roman" w:cs="Times New Roman"/>
          <w:color w:val="525C65"/>
          <w:shd w:val="clear" w:color="auto" w:fill="FFFFFF"/>
          <w:rPrChange w:id="200" w:author="Aarati AD" w:date="2023-04-06T10:12:00Z">
            <w:rPr>
              <w:rFonts w:ascii="Open Sans" w:hAnsi="Open Sans" w:cs="Open Sans"/>
              <w:color w:val="525C65"/>
              <w:shd w:val="clear" w:color="auto" w:fill="FFFFFF"/>
            </w:rPr>
          </w:rPrChange>
        </w:rPr>
      </w:pPr>
    </w:p>
    <w:p w14:paraId="11901606" w14:textId="77777777" w:rsidR="00254258" w:rsidRPr="00254258" w:rsidRDefault="00304EF3">
      <w:pPr>
        <w:pStyle w:val="Heading2"/>
        <w:shd w:val="clear" w:color="auto" w:fill="FFFFFF"/>
        <w:spacing w:before="569" w:after="0" w:line="360" w:lineRule="atLeast"/>
        <w:rPr>
          <w:rFonts w:eastAsiaTheme="minorHAnsi"/>
          <w:b w:val="0"/>
          <w:bCs w:val="0"/>
          <w:color w:val="525C65"/>
          <w:sz w:val="22"/>
          <w:szCs w:val="22"/>
          <w:shd w:val="clear" w:color="auto" w:fill="FFFFFF"/>
          <w:rPrChange w:id="201" w:author="Aarati AD" w:date="2023-04-06T10:12:00Z">
            <w:rPr>
              <w:rFonts w:ascii="Open Sans" w:eastAsiaTheme="minorHAnsi" w:hAnsi="Open Sans" w:cs="Open Sans"/>
              <w:b w:val="0"/>
              <w:bCs w:val="0"/>
              <w:color w:val="525C65"/>
              <w:sz w:val="22"/>
              <w:szCs w:val="22"/>
              <w:shd w:val="clear" w:color="auto" w:fill="FFFFFF"/>
            </w:rPr>
          </w:rPrChange>
        </w:rPr>
      </w:pPr>
      <w:r>
        <w:rPr>
          <w:rFonts w:eastAsiaTheme="minorHAnsi"/>
          <w:b w:val="0"/>
          <w:bCs w:val="0"/>
          <w:color w:val="525C65"/>
          <w:sz w:val="22"/>
          <w:szCs w:val="22"/>
          <w:shd w:val="clear" w:color="auto" w:fill="FFFFFF"/>
          <w:rPrChange w:id="202" w:author="Aarati AD" w:date="2023-04-06T10:12:00Z">
            <w:rPr>
              <w:rFonts w:ascii="Open Sans" w:eastAsiaTheme="minorHAnsi" w:hAnsi="Open Sans" w:cs="Open Sans"/>
              <w:b w:val="0"/>
              <w:bCs w:val="0"/>
              <w:color w:val="525C65"/>
              <w:sz w:val="22"/>
              <w:szCs w:val="22"/>
              <w:shd w:val="clear" w:color="auto" w:fill="FFFFFF"/>
            </w:rPr>
          </w:rPrChange>
        </w:rPr>
        <w:t xml:space="preserve"> Q4: Assume you have the given table below which contains information on user logins. Write a query to obtain the number of reactivated users (Users who did not log in the previous month and then logged in the current month)</w:t>
      </w:r>
    </w:p>
    <w:p w14:paraId="5FA99F39" w14:textId="77777777" w:rsidR="00254258" w:rsidRPr="00254258" w:rsidRDefault="00254258">
      <w:pPr>
        <w:rPr>
          <w:rFonts w:ascii="Times New Roman" w:hAnsi="Times New Roman" w:cs="Times New Roman"/>
          <w:color w:val="525C65"/>
          <w:shd w:val="clear" w:color="auto" w:fill="FFFFFF"/>
          <w:rPrChange w:id="203" w:author="Aarati AD" w:date="2023-04-06T10:12:00Z">
            <w:rPr>
              <w:rFonts w:ascii="Open Sans" w:hAnsi="Open Sans" w:cs="Open Sans"/>
              <w:color w:val="525C65"/>
              <w:shd w:val="clear" w:color="auto" w:fill="FFFFFF"/>
            </w:rPr>
          </w:rPrChange>
        </w:rPr>
      </w:pPr>
    </w:p>
    <w:p w14:paraId="094E2CA5" w14:textId="77777777" w:rsidR="00254258" w:rsidRPr="00254258" w:rsidRDefault="00254258">
      <w:pPr>
        <w:rPr>
          <w:rFonts w:ascii="Times New Roman" w:hAnsi="Times New Roman" w:cs="Times New Roman"/>
          <w:rPrChange w:id="204" w:author="Aarati AD" w:date="2023-04-06T10:12:00Z">
            <w:rPr/>
          </w:rPrChange>
        </w:rPr>
      </w:pPr>
    </w:p>
    <w:p w14:paraId="17136EBD" w14:textId="77777777" w:rsidR="00254258" w:rsidRPr="00254258" w:rsidRDefault="00304EF3">
      <w:pPr>
        <w:rPr>
          <w:rFonts w:ascii="Times New Roman" w:hAnsi="Times New Roman" w:cs="Times New Roman"/>
          <w:color w:val="525C65"/>
          <w:shd w:val="clear" w:color="auto" w:fill="FFFFFF"/>
          <w:rPrChange w:id="205" w:author="Aarati AD" w:date="2023-04-06T10:12:00Z">
            <w:rPr>
              <w:rFonts w:ascii="Open Sans" w:hAnsi="Open Sans" w:cs="Open Sans"/>
              <w:color w:val="525C65"/>
              <w:shd w:val="clear" w:color="auto" w:fill="FFFFFF"/>
            </w:rPr>
          </w:rPrChange>
        </w:rPr>
      </w:pPr>
      <w:r>
        <w:rPr>
          <w:rFonts w:ascii="Times New Roman" w:hAnsi="Times New Roman" w:cs="Times New Roman"/>
          <w:noProof/>
          <w:rPrChange w:id="206" w:author="Aarati AD" w:date="2023-04-06T10:12:00Z">
            <w:rPr>
              <w:noProof/>
            </w:rPr>
          </w:rPrChange>
        </w:rPr>
        <w:drawing>
          <wp:inline distT="0" distB="0" distL="0" distR="0" wp14:anchorId="55F10368" wp14:editId="1A1C9B61">
            <wp:extent cx="5730240" cy="662940"/>
            <wp:effectExtent l="0" t="0" r="0" b="0"/>
            <wp:docPr id="2056126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rcRect l="1666" t="14626" r="1922" b="24782"/>
                    <a:stretch/>
                  </pic:blipFill>
                  <pic:spPr>
                    <a:xfrm>
                      <a:off x="0" y="0"/>
                      <a:ext cx="5730240" cy="6629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254258" w14:paraId="6945DCAC" w14:textId="77777777">
        <w:tc>
          <w:tcPr>
            <w:tcW w:w="9350" w:type="dxa"/>
            <w:shd w:val="clear" w:color="auto" w:fill="E7E6E6" w:themeFill="background2"/>
          </w:tcPr>
          <w:tbl>
            <w:tblPr>
              <w:tblW w:w="0" w:type="auto"/>
              <w:tblCellMar>
                <w:left w:w="0" w:type="dxa"/>
                <w:right w:w="0" w:type="dxa"/>
              </w:tblCellMar>
              <w:tblLook w:val="04A0" w:firstRow="1" w:lastRow="0" w:firstColumn="1" w:lastColumn="0" w:noHBand="0" w:noVBand="1"/>
            </w:tblPr>
            <w:tblGrid>
              <w:gridCol w:w="306"/>
              <w:gridCol w:w="6"/>
              <w:gridCol w:w="8822"/>
            </w:tblGrid>
            <w:tr w:rsidR="00254258" w14:paraId="08132741" w14:textId="77777777">
              <w:tc>
                <w:tcPr>
                  <w:tcW w:w="306" w:type="dxa"/>
                  <w:noWrap/>
                  <w:tcMar>
                    <w:top w:w="60" w:type="dxa"/>
                    <w:left w:w="150" w:type="dxa"/>
                    <w:bottom w:w="15" w:type="dxa"/>
                    <w:right w:w="150" w:type="dxa"/>
                  </w:tcMar>
                </w:tcPr>
                <w:p w14:paraId="5F8C165C"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07"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p>
              </w:tc>
              <w:tc>
                <w:tcPr>
                  <w:tcW w:w="6" w:type="dxa"/>
                </w:tcPr>
                <w:p w14:paraId="1C42AF20"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08"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60" w:type="dxa"/>
                    <w:left w:w="150" w:type="dxa"/>
                    <w:bottom w:w="15" w:type="dxa"/>
                    <w:right w:w="150" w:type="dxa"/>
                  </w:tcMar>
                </w:tcPr>
                <w:p w14:paraId="45452116" w14:textId="77777777" w:rsidR="00254258" w:rsidRPr="00254258" w:rsidRDefault="00304EF3">
                  <w:pPr>
                    <w:pStyle w:val="HTMLPreformatted"/>
                    <w:shd w:val="clear" w:color="auto" w:fill="F7F7F8"/>
                    <w:rPr>
                      <w:rStyle w:val="Hljs-operator"/>
                      <w:rFonts w:ascii="Times New Roman" w:hAnsi="Times New Roman" w:cs="Times New Roman"/>
                      <w:b/>
                      <w:bCs/>
                      <w:color w:val="0F2B3D"/>
                      <w:bdr w:val="none" w:sz="4" w:space="0" w:color="auto"/>
                      <w:shd w:val="clear" w:color="auto" w:fill="F7F7F8"/>
                      <w:rPrChange w:id="209" w:author="Aarati AD" w:date="2023-04-06T10:12:00Z">
                        <w:rPr>
                          <w:rStyle w:val="Hljs-operator"/>
                          <w:b/>
                          <w:bCs/>
                          <w:color w:val="0F2B3D"/>
                          <w:bdr w:val="none" w:sz="4" w:space="0" w:color="auto"/>
                          <w:shd w:val="clear" w:color="auto" w:fill="F7F7F8"/>
                        </w:rPr>
                      </w:rPrChange>
                    </w:rPr>
                  </w:pPr>
                  <w:r>
                    <w:rPr>
                      <w:rStyle w:val="Hljs-operator"/>
                      <w:rFonts w:ascii="Times New Roman" w:hAnsi="Times New Roman" w:cs="Times New Roman"/>
                      <w:b/>
                      <w:bCs/>
                      <w:color w:val="0F2B3D"/>
                      <w:bdr w:val="none" w:sz="4" w:space="0" w:color="auto"/>
                      <w:shd w:val="clear" w:color="auto" w:fill="F7F7F8"/>
                      <w:rPrChange w:id="210" w:author="Aarati AD" w:date="2023-04-06T10:12:00Z">
                        <w:rPr>
                          <w:rStyle w:val="Hljs-operator"/>
                          <w:b/>
                          <w:bCs/>
                          <w:color w:val="0F2B3D"/>
                          <w:bdr w:val="none" w:sz="4" w:space="0" w:color="auto"/>
                          <w:shd w:val="clear" w:color="auto" w:fill="F7F7F8"/>
                        </w:rPr>
                      </w:rPrChange>
                    </w:rPr>
                    <w:t xml:space="preserve">SELECT </w:t>
                  </w:r>
                </w:p>
              </w:tc>
            </w:tr>
            <w:tr w:rsidR="00254258" w14:paraId="2F29145D" w14:textId="77777777">
              <w:trPr>
                <w:trHeight w:val="238"/>
              </w:trPr>
              <w:tc>
                <w:tcPr>
                  <w:tcW w:w="306" w:type="dxa"/>
                  <w:shd w:val="clear" w:color="auto" w:fill="auto"/>
                  <w:noWrap/>
                  <w:tcMar>
                    <w:top w:w="15" w:type="dxa"/>
                    <w:left w:w="150" w:type="dxa"/>
                    <w:bottom w:w="15" w:type="dxa"/>
                    <w:right w:w="150" w:type="dxa"/>
                  </w:tcMar>
                </w:tcPr>
                <w:p w14:paraId="61D5AF6B"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11"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5DB78EA9"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12"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65E8CDB9"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13"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14" w:author="Aarati AD" w:date="2023-04-06T10:12:00Z">
                        <w:rPr>
                          <w:rStyle w:val="Hljs-operator"/>
                          <w:color w:val="0F2B3D"/>
                          <w:bdr w:val="none" w:sz="4" w:space="0" w:color="auto"/>
                          <w:shd w:val="clear" w:color="auto" w:fill="F7F7F8"/>
                        </w:rPr>
                      </w:rPrChange>
                    </w:rPr>
                    <w:t xml:space="preserve">    </w:t>
                  </w:r>
                  <w:r>
                    <w:rPr>
                      <w:rStyle w:val="Hljs-operator"/>
                      <w:rFonts w:ascii="Times New Roman" w:hAnsi="Times New Roman" w:cs="Times New Roman"/>
                      <w:b/>
                      <w:bCs/>
                      <w:color w:val="0F2B3D"/>
                      <w:bdr w:val="none" w:sz="4" w:space="0" w:color="auto"/>
                      <w:shd w:val="clear" w:color="auto" w:fill="F7F7F8"/>
                      <w:rPrChange w:id="215" w:author="Aarati AD" w:date="2023-04-06T10:12:00Z">
                        <w:rPr>
                          <w:rStyle w:val="Hljs-operator"/>
                          <w:b/>
                          <w:bCs/>
                          <w:color w:val="0F2B3D"/>
                          <w:bdr w:val="none" w:sz="4" w:space="0" w:color="auto"/>
                          <w:shd w:val="clear" w:color="auto" w:fill="F7F7F8"/>
                        </w:rPr>
                      </w:rPrChange>
                    </w:rPr>
                    <w:t>DATE</w:t>
                  </w:r>
                  <w:r>
                    <w:rPr>
                      <w:rStyle w:val="Hljs-operator"/>
                      <w:rFonts w:ascii="Times New Roman" w:hAnsi="Times New Roman" w:cs="Times New Roman"/>
                      <w:color w:val="0F2B3D"/>
                      <w:bdr w:val="none" w:sz="4" w:space="0" w:color="auto"/>
                      <w:shd w:val="clear" w:color="auto" w:fill="F7F7F8"/>
                      <w:rPrChange w:id="216" w:author="Aarati AD" w:date="2023-04-06T10:12:00Z">
                        <w:rPr>
                          <w:rStyle w:val="Hljs-operator"/>
                          <w:color w:val="0F2B3D"/>
                          <w:bdr w:val="none" w:sz="4" w:space="0" w:color="auto"/>
                          <w:shd w:val="clear" w:color="auto" w:fill="F7F7F8"/>
                        </w:rPr>
                      </w:rPrChange>
                    </w:rPr>
                    <w:t>_TRUNC('month', current_month.login_date) AS current_month,</w:t>
                  </w:r>
                </w:p>
              </w:tc>
            </w:tr>
            <w:tr w:rsidR="00254258" w14:paraId="2BED5A74" w14:textId="77777777">
              <w:tc>
                <w:tcPr>
                  <w:tcW w:w="306" w:type="dxa"/>
                  <w:noWrap/>
                  <w:tcMar>
                    <w:top w:w="15" w:type="dxa"/>
                    <w:left w:w="150" w:type="dxa"/>
                    <w:bottom w:w="15" w:type="dxa"/>
                    <w:right w:w="150" w:type="dxa"/>
                  </w:tcMar>
                </w:tcPr>
                <w:p w14:paraId="55FF0BAD"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17"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346FC829"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18"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15" w:type="dxa"/>
                    <w:left w:w="150" w:type="dxa"/>
                    <w:bottom w:w="15" w:type="dxa"/>
                    <w:right w:w="150" w:type="dxa"/>
                  </w:tcMar>
                </w:tcPr>
                <w:p w14:paraId="3F5E9E58"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19"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20" w:author="Aarati AD" w:date="2023-04-06T10:12:00Z">
                        <w:rPr>
                          <w:rStyle w:val="Hljs-operator"/>
                          <w:color w:val="0F2B3D"/>
                          <w:bdr w:val="none" w:sz="4" w:space="0" w:color="auto"/>
                          <w:shd w:val="clear" w:color="auto" w:fill="F7F7F8"/>
                        </w:rPr>
                      </w:rPrChange>
                    </w:rPr>
                    <w:t xml:space="preserve">    </w:t>
                  </w:r>
                  <w:r>
                    <w:rPr>
                      <w:rStyle w:val="Hljs-operator"/>
                      <w:rFonts w:ascii="Times New Roman" w:hAnsi="Times New Roman" w:cs="Times New Roman"/>
                      <w:b/>
                      <w:bCs/>
                      <w:color w:val="0F2B3D"/>
                      <w:bdr w:val="none" w:sz="4" w:space="0" w:color="auto"/>
                      <w:shd w:val="clear" w:color="auto" w:fill="F7F7F8"/>
                      <w:rPrChange w:id="221" w:author="Aarati AD" w:date="2023-04-06T10:12:00Z">
                        <w:rPr>
                          <w:rStyle w:val="Hljs-operator"/>
                          <w:b/>
                          <w:bCs/>
                          <w:color w:val="0F2B3D"/>
                          <w:bdr w:val="none" w:sz="4" w:space="0" w:color="auto"/>
                          <w:shd w:val="clear" w:color="auto" w:fill="F7F7F8"/>
                        </w:rPr>
                      </w:rPrChange>
                    </w:rPr>
                    <w:t>COUNT</w:t>
                  </w:r>
                  <w:r>
                    <w:rPr>
                      <w:rStyle w:val="Hljs-operator"/>
                      <w:rFonts w:ascii="Times New Roman" w:hAnsi="Times New Roman" w:cs="Times New Roman"/>
                      <w:color w:val="0F2B3D"/>
                      <w:bdr w:val="none" w:sz="4" w:space="0" w:color="auto"/>
                      <w:shd w:val="clear" w:color="auto" w:fill="F7F7F8"/>
                      <w:rPrChange w:id="222" w:author="Aarati AD" w:date="2023-04-06T10:12:00Z">
                        <w:rPr>
                          <w:rStyle w:val="Hljs-operator"/>
                          <w:color w:val="0F2B3D"/>
                          <w:bdr w:val="none" w:sz="4" w:space="0" w:color="auto"/>
                          <w:shd w:val="clear" w:color="auto" w:fill="F7F7F8"/>
                        </w:rPr>
                      </w:rPrChange>
                    </w:rPr>
                    <w:t>(*) AS num_reactivated_users</w:t>
                  </w:r>
                  <w:del w:id="223" w:author="Aarati Dhungel" w:date="2023-09-18T16:49:00Z">
                    <w:r>
                      <w:rPr>
                        <w:rStyle w:val="Hljs-operator"/>
                        <w:rFonts w:ascii="Times New Roman" w:hAnsi="Times New Roman" w:cs="Times New Roman"/>
                        <w:color w:val="0F2B3D"/>
                        <w:bdr w:val="none" w:sz="4" w:space="0" w:color="auto"/>
                        <w:shd w:val="clear" w:color="auto" w:fill="F7F7F8"/>
                        <w:rPrChange w:id="224" w:author="Aarati AD" w:date="2023-04-06T10:12:00Z">
                          <w:rPr>
                            <w:rStyle w:val="Hljs-operator"/>
                            <w:color w:val="0F2B3D"/>
                            <w:bdr w:val="none" w:sz="4" w:space="0" w:color="auto"/>
                            <w:shd w:val="clear" w:color="auto" w:fill="F7F7F8"/>
                          </w:rPr>
                        </w:rPrChange>
                      </w:rPr>
                      <w:delText xml:space="preserve"> </w:delText>
                    </w:r>
                  </w:del>
                </w:p>
              </w:tc>
            </w:tr>
            <w:tr w:rsidR="00254258" w14:paraId="6D791B87" w14:textId="77777777">
              <w:tc>
                <w:tcPr>
                  <w:tcW w:w="306" w:type="dxa"/>
                  <w:shd w:val="clear" w:color="auto" w:fill="auto"/>
                  <w:noWrap/>
                  <w:tcMar>
                    <w:top w:w="15" w:type="dxa"/>
                    <w:left w:w="150" w:type="dxa"/>
                    <w:bottom w:w="15" w:type="dxa"/>
                    <w:right w:w="150" w:type="dxa"/>
                  </w:tcMar>
                </w:tcPr>
                <w:p w14:paraId="4BB3EEBB"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25"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50DA4690"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26"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60D1D8DA" w14:textId="77777777" w:rsidR="00254258" w:rsidRPr="00254258" w:rsidRDefault="00304EF3">
                  <w:pPr>
                    <w:pStyle w:val="HTMLPreformatted"/>
                    <w:shd w:val="clear" w:color="auto" w:fill="F7F7F8"/>
                    <w:rPr>
                      <w:rStyle w:val="Hljs-operator"/>
                      <w:rFonts w:ascii="Times New Roman" w:hAnsi="Times New Roman" w:cs="Times New Roman"/>
                      <w:b/>
                      <w:bCs/>
                      <w:color w:val="0F2B3D"/>
                      <w:bdr w:val="none" w:sz="4" w:space="0" w:color="auto"/>
                      <w:shd w:val="clear" w:color="auto" w:fill="F7F7F8"/>
                      <w:rPrChange w:id="227" w:author="Aarati AD" w:date="2023-04-06T10:12:00Z">
                        <w:rPr>
                          <w:rStyle w:val="Hljs-operator"/>
                          <w:b/>
                          <w:bCs/>
                          <w:color w:val="0F2B3D"/>
                          <w:bdr w:val="none" w:sz="4" w:space="0" w:color="auto"/>
                          <w:shd w:val="clear" w:color="auto" w:fill="F7F7F8"/>
                        </w:rPr>
                      </w:rPrChange>
                    </w:rPr>
                  </w:pPr>
                  <w:r>
                    <w:rPr>
                      <w:rStyle w:val="Hljs-operator"/>
                      <w:rFonts w:ascii="Times New Roman" w:hAnsi="Times New Roman" w:cs="Times New Roman"/>
                      <w:b/>
                      <w:bCs/>
                      <w:color w:val="0F2B3D"/>
                      <w:bdr w:val="none" w:sz="4" w:space="0" w:color="auto"/>
                      <w:shd w:val="clear" w:color="auto" w:fill="F7F7F8"/>
                      <w:rPrChange w:id="228" w:author="Aarati AD" w:date="2023-04-06T10:12:00Z">
                        <w:rPr>
                          <w:rStyle w:val="Hljs-operator"/>
                          <w:b/>
                          <w:bCs/>
                          <w:color w:val="0F2B3D"/>
                          <w:bdr w:val="none" w:sz="4" w:space="0" w:color="auto"/>
                          <w:shd w:val="clear" w:color="auto" w:fill="F7F7F8"/>
                        </w:rPr>
                      </w:rPrChange>
                    </w:rPr>
                    <w:t xml:space="preserve">FROM </w:t>
                  </w:r>
                </w:p>
              </w:tc>
            </w:tr>
            <w:tr w:rsidR="00254258" w14:paraId="2386531F" w14:textId="77777777">
              <w:tc>
                <w:tcPr>
                  <w:tcW w:w="306" w:type="dxa"/>
                  <w:noWrap/>
                  <w:tcMar>
                    <w:top w:w="15" w:type="dxa"/>
                    <w:left w:w="150" w:type="dxa"/>
                    <w:bottom w:w="15" w:type="dxa"/>
                    <w:right w:w="150" w:type="dxa"/>
                  </w:tcMar>
                </w:tcPr>
                <w:p w14:paraId="5A21FF4E"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29"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654C3783"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0"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15" w:type="dxa"/>
                    <w:left w:w="150" w:type="dxa"/>
                    <w:bottom w:w="15" w:type="dxa"/>
                    <w:right w:w="150" w:type="dxa"/>
                  </w:tcMar>
                </w:tcPr>
                <w:p w14:paraId="37FA972C"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1"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32" w:author="Aarati AD" w:date="2023-04-06T10:12:00Z">
                        <w:rPr>
                          <w:rStyle w:val="Hljs-operator"/>
                          <w:color w:val="0F2B3D"/>
                          <w:bdr w:val="none" w:sz="4" w:space="0" w:color="auto"/>
                          <w:shd w:val="clear" w:color="auto" w:fill="F7F7F8"/>
                        </w:rPr>
                      </w:rPrChange>
                    </w:rPr>
                    <w:t xml:space="preserve">    user_logins current_month</w:t>
                  </w:r>
                </w:p>
              </w:tc>
            </w:tr>
            <w:tr w:rsidR="00254258" w14:paraId="228B76D4" w14:textId="77777777">
              <w:tc>
                <w:tcPr>
                  <w:tcW w:w="306" w:type="dxa"/>
                  <w:shd w:val="clear" w:color="auto" w:fill="auto"/>
                  <w:noWrap/>
                  <w:tcMar>
                    <w:top w:w="15" w:type="dxa"/>
                    <w:left w:w="150" w:type="dxa"/>
                    <w:bottom w:w="15" w:type="dxa"/>
                    <w:right w:w="150" w:type="dxa"/>
                  </w:tcMar>
                </w:tcPr>
                <w:p w14:paraId="732F8175"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3"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0086645D"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4"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3EC4E4D4" w14:textId="77777777" w:rsidR="00254258" w:rsidRPr="00254258" w:rsidRDefault="00304EF3">
                  <w:pPr>
                    <w:pStyle w:val="HTMLPreformatted"/>
                    <w:shd w:val="clear" w:color="auto" w:fill="F7F7F8"/>
                    <w:rPr>
                      <w:rStyle w:val="Hljs-operator"/>
                      <w:rFonts w:ascii="Times New Roman" w:hAnsi="Times New Roman" w:cs="Times New Roman"/>
                      <w:b/>
                      <w:bCs/>
                      <w:color w:val="0F2B3D"/>
                      <w:bdr w:val="none" w:sz="4" w:space="0" w:color="auto"/>
                      <w:shd w:val="clear" w:color="auto" w:fill="F7F7F8"/>
                      <w:rPrChange w:id="235" w:author="Aarati AD" w:date="2023-04-06T10:12:00Z">
                        <w:rPr>
                          <w:rStyle w:val="Hljs-operator"/>
                          <w:b/>
                          <w:bCs/>
                          <w:color w:val="0F2B3D"/>
                          <w:bdr w:val="none" w:sz="4" w:space="0" w:color="auto"/>
                          <w:shd w:val="clear" w:color="auto" w:fill="F7F7F8"/>
                        </w:rPr>
                      </w:rPrChange>
                    </w:rPr>
                  </w:pPr>
                  <w:r>
                    <w:rPr>
                      <w:rStyle w:val="Hljs-operator"/>
                      <w:rFonts w:ascii="Times New Roman" w:hAnsi="Times New Roman" w:cs="Times New Roman"/>
                      <w:b/>
                      <w:bCs/>
                      <w:color w:val="0F2B3D"/>
                      <w:bdr w:val="none" w:sz="4" w:space="0" w:color="auto"/>
                      <w:shd w:val="clear" w:color="auto" w:fill="F7F7F8"/>
                      <w:rPrChange w:id="236" w:author="Aarati AD" w:date="2023-04-06T10:12:00Z">
                        <w:rPr>
                          <w:rStyle w:val="Hljs-operator"/>
                          <w:b/>
                          <w:bCs/>
                          <w:color w:val="0F2B3D"/>
                          <w:bdr w:val="none" w:sz="4" w:space="0" w:color="auto"/>
                          <w:shd w:val="clear" w:color="auto" w:fill="F7F7F8"/>
                        </w:rPr>
                      </w:rPrChange>
                    </w:rPr>
                    <w:t>WHERE</w:t>
                  </w:r>
                </w:p>
              </w:tc>
            </w:tr>
            <w:tr w:rsidR="00254258" w14:paraId="182BB613" w14:textId="77777777">
              <w:tc>
                <w:tcPr>
                  <w:tcW w:w="306" w:type="dxa"/>
                  <w:noWrap/>
                  <w:tcMar>
                    <w:top w:w="15" w:type="dxa"/>
                    <w:left w:w="150" w:type="dxa"/>
                    <w:bottom w:w="15" w:type="dxa"/>
                    <w:right w:w="150" w:type="dxa"/>
                  </w:tcMar>
                </w:tcPr>
                <w:p w14:paraId="5B5A71D7"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7"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37CE223E"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8"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15" w:type="dxa"/>
                    <w:left w:w="150" w:type="dxa"/>
                    <w:bottom w:w="15" w:type="dxa"/>
                    <w:right w:w="150" w:type="dxa"/>
                  </w:tcMar>
                </w:tcPr>
                <w:p w14:paraId="7A0475E4"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39"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40" w:author="Aarati AD" w:date="2023-04-06T10:12:00Z">
                        <w:rPr>
                          <w:rStyle w:val="Hljs-operator"/>
                          <w:color w:val="0F2B3D"/>
                          <w:bdr w:val="none" w:sz="4" w:space="0" w:color="auto"/>
                          <w:shd w:val="clear" w:color="auto" w:fill="F7F7F8"/>
                        </w:rPr>
                      </w:rPrChange>
                    </w:rPr>
                    <w:t xml:space="preserve">    </w:t>
                  </w:r>
                  <w:r>
                    <w:rPr>
                      <w:rStyle w:val="Hljs-operator"/>
                      <w:rFonts w:ascii="Times New Roman" w:hAnsi="Times New Roman" w:cs="Times New Roman"/>
                      <w:b/>
                      <w:bCs/>
                      <w:color w:val="0F2B3D"/>
                      <w:bdr w:val="none" w:sz="4" w:space="0" w:color="auto"/>
                      <w:shd w:val="clear" w:color="auto" w:fill="F7F7F8"/>
                      <w:rPrChange w:id="241" w:author="Aarati AD" w:date="2023-04-06T10:12:00Z">
                        <w:rPr>
                          <w:rStyle w:val="Hljs-operator"/>
                          <w:b/>
                          <w:bCs/>
                          <w:color w:val="0F2B3D"/>
                          <w:bdr w:val="none" w:sz="4" w:space="0" w:color="auto"/>
                          <w:shd w:val="clear" w:color="auto" w:fill="F7F7F8"/>
                        </w:rPr>
                      </w:rPrChange>
                    </w:rPr>
                    <w:t>NOT EXISTS</w:t>
                  </w:r>
                  <w:r>
                    <w:rPr>
                      <w:rStyle w:val="Hljs-operator"/>
                      <w:rFonts w:ascii="Times New Roman" w:hAnsi="Times New Roman" w:cs="Times New Roman"/>
                      <w:color w:val="0F2B3D"/>
                      <w:bdr w:val="none" w:sz="4" w:space="0" w:color="auto"/>
                      <w:shd w:val="clear" w:color="auto" w:fill="F7F7F8"/>
                      <w:rPrChange w:id="242" w:author="Aarati AD" w:date="2023-04-06T10:12:00Z">
                        <w:rPr>
                          <w:rStyle w:val="Hljs-operator"/>
                          <w:color w:val="0F2B3D"/>
                          <w:bdr w:val="none" w:sz="4" w:space="0" w:color="auto"/>
                          <w:shd w:val="clear" w:color="auto" w:fill="F7F7F8"/>
                        </w:rPr>
                      </w:rPrChange>
                    </w:rPr>
                    <w:t xml:space="preserve"> (</w:t>
                  </w:r>
                </w:p>
              </w:tc>
            </w:tr>
            <w:tr w:rsidR="00254258" w14:paraId="2EB004E1" w14:textId="77777777">
              <w:tc>
                <w:tcPr>
                  <w:tcW w:w="306" w:type="dxa"/>
                  <w:shd w:val="clear" w:color="auto" w:fill="auto"/>
                  <w:noWrap/>
                  <w:tcMar>
                    <w:top w:w="15" w:type="dxa"/>
                    <w:left w:w="150" w:type="dxa"/>
                    <w:bottom w:w="15" w:type="dxa"/>
                    <w:right w:w="150" w:type="dxa"/>
                  </w:tcMar>
                </w:tcPr>
                <w:p w14:paraId="5FF4AF52"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43"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48F6D460"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44"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403E3CD1" w14:textId="77777777" w:rsidR="00254258" w:rsidRPr="00254258" w:rsidRDefault="00304EF3">
                  <w:pPr>
                    <w:pStyle w:val="HTMLPreformatted"/>
                    <w:shd w:val="clear" w:color="auto" w:fill="F7F7F8"/>
                    <w:rPr>
                      <w:rStyle w:val="Hljs-operator"/>
                      <w:rFonts w:ascii="Times New Roman" w:hAnsi="Times New Roman" w:cs="Times New Roman"/>
                      <w:b/>
                      <w:bCs/>
                      <w:color w:val="0F2B3D"/>
                      <w:bdr w:val="none" w:sz="4" w:space="0" w:color="auto"/>
                      <w:shd w:val="clear" w:color="auto" w:fill="F7F7F8"/>
                      <w:rPrChange w:id="245" w:author="Aarati AD" w:date="2023-04-06T10:12:00Z">
                        <w:rPr>
                          <w:rStyle w:val="Hljs-operator"/>
                          <w:b/>
                          <w:bCs/>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46" w:author="Aarati AD" w:date="2023-04-06T10:12:00Z">
                        <w:rPr>
                          <w:rStyle w:val="Hljs-operator"/>
                          <w:color w:val="0F2B3D"/>
                          <w:bdr w:val="none" w:sz="4" w:space="0" w:color="auto"/>
                          <w:shd w:val="clear" w:color="auto" w:fill="F7F7F8"/>
                        </w:rPr>
                      </w:rPrChange>
                    </w:rPr>
                    <w:t xml:space="preserve">      </w:t>
                  </w:r>
                  <w:r>
                    <w:rPr>
                      <w:rStyle w:val="Hljs-operator"/>
                      <w:rFonts w:ascii="Times New Roman" w:hAnsi="Times New Roman" w:cs="Times New Roman"/>
                      <w:b/>
                      <w:bCs/>
                      <w:color w:val="0F2B3D"/>
                      <w:bdr w:val="none" w:sz="4" w:space="0" w:color="auto"/>
                      <w:shd w:val="clear" w:color="auto" w:fill="F7F7F8"/>
                      <w:rPrChange w:id="247" w:author="Aarati AD" w:date="2023-04-06T10:12:00Z">
                        <w:rPr>
                          <w:rStyle w:val="Hljs-operator"/>
                          <w:b/>
                          <w:bCs/>
                          <w:color w:val="0F2B3D"/>
                          <w:bdr w:val="none" w:sz="4" w:space="0" w:color="auto"/>
                          <w:shd w:val="clear" w:color="auto" w:fill="F7F7F8"/>
                        </w:rPr>
                      </w:rPrChange>
                    </w:rPr>
                    <w:t xml:space="preserve">SELECT </w:t>
                  </w:r>
                </w:p>
              </w:tc>
            </w:tr>
            <w:tr w:rsidR="00254258" w14:paraId="4D20AB5D" w14:textId="77777777">
              <w:tc>
                <w:tcPr>
                  <w:tcW w:w="306" w:type="dxa"/>
                  <w:noWrap/>
                  <w:tcMar>
                    <w:top w:w="15" w:type="dxa"/>
                    <w:left w:w="150" w:type="dxa"/>
                    <w:bottom w:w="15" w:type="dxa"/>
                    <w:right w:w="150" w:type="dxa"/>
                  </w:tcMar>
                </w:tcPr>
                <w:p w14:paraId="31B7F53E"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48"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79482CA1"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49"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15" w:type="dxa"/>
                    <w:left w:w="150" w:type="dxa"/>
                    <w:bottom w:w="15" w:type="dxa"/>
                    <w:right w:w="150" w:type="dxa"/>
                  </w:tcMar>
                </w:tcPr>
                <w:p w14:paraId="60E505E9"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50"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51" w:author="Aarati AD" w:date="2023-04-06T10:12:00Z">
                        <w:rPr>
                          <w:rStyle w:val="Hljs-operator"/>
                          <w:color w:val="0F2B3D"/>
                          <w:bdr w:val="none" w:sz="4" w:space="0" w:color="auto"/>
                          <w:shd w:val="clear" w:color="auto" w:fill="F7F7F8"/>
                        </w:rPr>
                      </w:rPrChange>
                    </w:rPr>
                    <w:t xml:space="preserve">        *</w:t>
                  </w:r>
                </w:p>
              </w:tc>
            </w:tr>
            <w:tr w:rsidR="00254258" w14:paraId="510BC48D" w14:textId="77777777">
              <w:tc>
                <w:tcPr>
                  <w:tcW w:w="306" w:type="dxa"/>
                  <w:shd w:val="clear" w:color="auto" w:fill="auto"/>
                  <w:noWrap/>
                  <w:tcMar>
                    <w:top w:w="15" w:type="dxa"/>
                    <w:left w:w="150" w:type="dxa"/>
                    <w:bottom w:w="15" w:type="dxa"/>
                    <w:right w:w="150" w:type="dxa"/>
                  </w:tcMar>
                </w:tcPr>
                <w:p w14:paraId="795AE1F4"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52"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2E9B3F4F"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53"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14D8824F" w14:textId="77777777" w:rsidR="00254258" w:rsidRPr="00254258" w:rsidRDefault="00304EF3">
                  <w:pPr>
                    <w:pStyle w:val="HTMLPreformatted"/>
                    <w:shd w:val="clear" w:color="auto" w:fill="F7F7F8"/>
                    <w:rPr>
                      <w:rStyle w:val="Hljs-operator"/>
                      <w:rFonts w:ascii="Times New Roman" w:hAnsi="Times New Roman" w:cs="Times New Roman"/>
                      <w:b/>
                      <w:bCs/>
                      <w:color w:val="0F2B3D"/>
                      <w:bdr w:val="none" w:sz="4" w:space="0" w:color="auto"/>
                      <w:shd w:val="clear" w:color="auto" w:fill="F7F7F8"/>
                      <w:rPrChange w:id="254" w:author="Aarati AD" w:date="2023-04-06T10:12:00Z">
                        <w:rPr>
                          <w:rStyle w:val="Hljs-operator"/>
                          <w:b/>
                          <w:bCs/>
                          <w:color w:val="0F2B3D"/>
                          <w:bdr w:val="none" w:sz="4" w:space="0" w:color="auto"/>
                          <w:shd w:val="clear" w:color="auto" w:fill="F7F7F8"/>
                        </w:rPr>
                      </w:rPrChange>
                    </w:rPr>
                  </w:pPr>
                  <w:r>
                    <w:rPr>
                      <w:rStyle w:val="Hljs-operator"/>
                      <w:rFonts w:ascii="Times New Roman" w:hAnsi="Times New Roman" w:cs="Times New Roman"/>
                      <w:b/>
                      <w:bCs/>
                      <w:color w:val="0F2B3D"/>
                      <w:bdr w:val="none" w:sz="4" w:space="0" w:color="auto"/>
                      <w:shd w:val="clear" w:color="auto" w:fill="F7F7F8"/>
                      <w:rPrChange w:id="255" w:author="Aarati AD" w:date="2023-04-06T10:12:00Z">
                        <w:rPr>
                          <w:rStyle w:val="Hljs-operator"/>
                          <w:b/>
                          <w:bCs/>
                          <w:color w:val="0F2B3D"/>
                          <w:bdr w:val="none" w:sz="4" w:space="0" w:color="auto"/>
                          <w:shd w:val="clear" w:color="auto" w:fill="F7F7F8"/>
                        </w:rPr>
                      </w:rPrChange>
                    </w:rPr>
                    <w:t xml:space="preserve">      FROM </w:t>
                  </w:r>
                </w:p>
              </w:tc>
            </w:tr>
            <w:tr w:rsidR="00254258" w14:paraId="7C21C747" w14:textId="77777777">
              <w:tc>
                <w:tcPr>
                  <w:tcW w:w="306" w:type="dxa"/>
                  <w:noWrap/>
                  <w:tcMar>
                    <w:top w:w="15" w:type="dxa"/>
                    <w:left w:w="150" w:type="dxa"/>
                    <w:bottom w:w="15" w:type="dxa"/>
                    <w:right w:w="150" w:type="dxa"/>
                  </w:tcMar>
                </w:tcPr>
                <w:p w14:paraId="4B80235F"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56"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0DD9DEAA"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57"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15" w:type="dxa"/>
                    <w:left w:w="150" w:type="dxa"/>
                    <w:bottom w:w="15" w:type="dxa"/>
                    <w:right w:w="150" w:type="dxa"/>
                  </w:tcMar>
                </w:tcPr>
                <w:p w14:paraId="7A3FC97D"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58"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59" w:author="Aarati AD" w:date="2023-04-06T10:12:00Z">
                        <w:rPr>
                          <w:rStyle w:val="Hljs-operator"/>
                          <w:color w:val="0F2B3D"/>
                          <w:bdr w:val="none" w:sz="4" w:space="0" w:color="auto"/>
                          <w:shd w:val="clear" w:color="auto" w:fill="F7F7F8"/>
                        </w:rPr>
                      </w:rPrChange>
                    </w:rPr>
                    <w:t xml:space="preserve">        user_logins last_month</w:t>
                  </w:r>
                </w:p>
              </w:tc>
            </w:tr>
            <w:tr w:rsidR="00254258" w14:paraId="62B3039A" w14:textId="77777777">
              <w:tc>
                <w:tcPr>
                  <w:tcW w:w="306" w:type="dxa"/>
                  <w:shd w:val="clear" w:color="auto" w:fill="auto"/>
                  <w:noWrap/>
                  <w:tcMar>
                    <w:top w:w="15" w:type="dxa"/>
                    <w:left w:w="150" w:type="dxa"/>
                    <w:bottom w:w="15" w:type="dxa"/>
                    <w:right w:w="150" w:type="dxa"/>
                  </w:tcMar>
                </w:tcPr>
                <w:p w14:paraId="36E6ED33"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60"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5426817D"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61"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64426895" w14:textId="77777777" w:rsidR="00254258" w:rsidRPr="00254258" w:rsidRDefault="00304EF3">
                  <w:pPr>
                    <w:pStyle w:val="HTMLPreformatted"/>
                    <w:shd w:val="clear" w:color="auto" w:fill="F7F7F8"/>
                    <w:rPr>
                      <w:rStyle w:val="Hljs-operator"/>
                      <w:rFonts w:ascii="Times New Roman" w:hAnsi="Times New Roman" w:cs="Times New Roman"/>
                      <w:b/>
                      <w:bCs/>
                      <w:color w:val="0F2B3D"/>
                      <w:bdr w:val="none" w:sz="4" w:space="0" w:color="auto"/>
                      <w:shd w:val="clear" w:color="auto" w:fill="F7F7F8"/>
                      <w:rPrChange w:id="262" w:author="Aarati AD" w:date="2023-04-06T10:12:00Z">
                        <w:rPr>
                          <w:rStyle w:val="Hljs-operator"/>
                          <w:b/>
                          <w:bCs/>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63" w:author="Aarati AD" w:date="2023-04-06T10:12:00Z">
                        <w:rPr>
                          <w:rStyle w:val="Hljs-operator"/>
                          <w:color w:val="0F2B3D"/>
                          <w:bdr w:val="none" w:sz="4" w:space="0" w:color="auto"/>
                          <w:shd w:val="clear" w:color="auto" w:fill="F7F7F8"/>
                        </w:rPr>
                      </w:rPrChange>
                    </w:rPr>
                    <w:t xml:space="preserve">      </w:t>
                  </w:r>
                  <w:r>
                    <w:rPr>
                      <w:rStyle w:val="Hljs-operator"/>
                      <w:rFonts w:ascii="Times New Roman" w:hAnsi="Times New Roman" w:cs="Times New Roman"/>
                      <w:b/>
                      <w:bCs/>
                      <w:color w:val="0F2B3D"/>
                      <w:bdr w:val="none" w:sz="4" w:space="0" w:color="auto"/>
                      <w:shd w:val="clear" w:color="auto" w:fill="F7F7F8"/>
                      <w:rPrChange w:id="264" w:author="Aarati AD" w:date="2023-04-06T10:12:00Z">
                        <w:rPr>
                          <w:rStyle w:val="Hljs-operator"/>
                          <w:b/>
                          <w:bCs/>
                          <w:color w:val="0F2B3D"/>
                          <w:bdr w:val="none" w:sz="4" w:space="0" w:color="auto"/>
                          <w:shd w:val="clear" w:color="auto" w:fill="F7F7F8"/>
                        </w:rPr>
                      </w:rPrChange>
                    </w:rPr>
                    <w:t>WHERE</w:t>
                  </w:r>
                </w:p>
              </w:tc>
            </w:tr>
            <w:tr w:rsidR="00254258" w14:paraId="66BF0352" w14:textId="77777777">
              <w:tc>
                <w:tcPr>
                  <w:tcW w:w="306" w:type="dxa"/>
                  <w:noWrap/>
                  <w:tcMar>
                    <w:top w:w="15" w:type="dxa"/>
                    <w:left w:w="150" w:type="dxa"/>
                    <w:bottom w:w="15" w:type="dxa"/>
                    <w:right w:w="150" w:type="dxa"/>
                  </w:tcMar>
                </w:tcPr>
                <w:p w14:paraId="089E253B"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65"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36070CB2"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66"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tcMar>
                    <w:top w:w="15" w:type="dxa"/>
                    <w:left w:w="150" w:type="dxa"/>
                    <w:bottom w:w="15" w:type="dxa"/>
                    <w:right w:w="150" w:type="dxa"/>
                  </w:tcMar>
                </w:tcPr>
                <w:p w14:paraId="477ECE59"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67"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68" w:author="Aarati AD" w:date="2023-04-06T10:12:00Z">
                        <w:rPr>
                          <w:rStyle w:val="Hljs-operator"/>
                          <w:color w:val="0F2B3D"/>
                          <w:bdr w:val="none" w:sz="4" w:space="0" w:color="auto"/>
                          <w:shd w:val="clear" w:color="auto" w:fill="F7F7F8"/>
                        </w:rPr>
                      </w:rPrChange>
                    </w:rPr>
                    <w:t xml:space="preserve">        </w:t>
                  </w:r>
                  <w:r>
                    <w:rPr>
                      <w:rStyle w:val="Hljs-operator"/>
                      <w:rFonts w:ascii="Times New Roman" w:hAnsi="Times New Roman" w:cs="Times New Roman"/>
                      <w:b/>
                      <w:bCs/>
                      <w:color w:val="0F2B3D"/>
                      <w:bdr w:val="none" w:sz="4" w:space="0" w:color="auto"/>
                      <w:shd w:val="clear" w:color="auto" w:fill="F7F7F8"/>
                      <w:rPrChange w:id="269" w:author="Aarati AD" w:date="2023-04-06T10:12:00Z">
                        <w:rPr>
                          <w:rStyle w:val="Hljs-operator"/>
                          <w:b/>
                          <w:bCs/>
                          <w:color w:val="0F2B3D"/>
                          <w:bdr w:val="none" w:sz="4" w:space="0" w:color="auto"/>
                          <w:shd w:val="clear" w:color="auto" w:fill="F7F7F8"/>
                        </w:rPr>
                      </w:rPrChange>
                    </w:rPr>
                    <w:t>DATE</w:t>
                  </w:r>
                  <w:r>
                    <w:rPr>
                      <w:rStyle w:val="Hljs-operator"/>
                      <w:rFonts w:ascii="Times New Roman" w:hAnsi="Times New Roman" w:cs="Times New Roman"/>
                      <w:color w:val="0F2B3D"/>
                      <w:bdr w:val="none" w:sz="4" w:space="0" w:color="auto"/>
                      <w:shd w:val="clear" w:color="auto" w:fill="F7F7F8"/>
                      <w:rPrChange w:id="270" w:author="Aarati AD" w:date="2023-04-06T10:12:00Z">
                        <w:rPr>
                          <w:rStyle w:val="Hljs-operator"/>
                          <w:color w:val="0F2B3D"/>
                          <w:bdr w:val="none" w:sz="4" w:space="0" w:color="auto"/>
                          <w:shd w:val="clear" w:color="auto" w:fill="F7F7F8"/>
                        </w:rPr>
                      </w:rPrChange>
                    </w:rPr>
                    <w:t>_</w:t>
                  </w:r>
                  <w:r>
                    <w:rPr>
                      <w:rStyle w:val="Hljs-operator"/>
                      <w:rFonts w:ascii="Times New Roman" w:hAnsi="Times New Roman" w:cs="Times New Roman"/>
                      <w:b/>
                      <w:bCs/>
                      <w:color w:val="0F2B3D"/>
                      <w:bdr w:val="none" w:sz="4" w:space="0" w:color="auto"/>
                      <w:shd w:val="clear" w:color="auto" w:fill="F7F7F8"/>
                      <w:rPrChange w:id="271" w:author="Aarati AD" w:date="2023-04-06T10:12:00Z">
                        <w:rPr>
                          <w:rStyle w:val="Hljs-operator"/>
                          <w:b/>
                          <w:bCs/>
                          <w:color w:val="0F2B3D"/>
                          <w:bdr w:val="none" w:sz="4" w:space="0" w:color="auto"/>
                          <w:shd w:val="clear" w:color="auto" w:fill="F7F7F8"/>
                        </w:rPr>
                      </w:rPrChange>
                    </w:rPr>
                    <w:t>TRUNC</w:t>
                  </w:r>
                  <w:r>
                    <w:rPr>
                      <w:rStyle w:val="Hljs-operator"/>
                      <w:rFonts w:ascii="Times New Roman" w:hAnsi="Times New Roman" w:cs="Times New Roman"/>
                      <w:color w:val="0F2B3D"/>
                      <w:bdr w:val="none" w:sz="4" w:space="0" w:color="auto"/>
                      <w:shd w:val="clear" w:color="auto" w:fill="F7F7F8"/>
                      <w:rPrChange w:id="272" w:author="Aarati AD" w:date="2023-04-06T10:12:00Z">
                        <w:rPr>
                          <w:rStyle w:val="Hljs-operator"/>
                          <w:color w:val="0F2B3D"/>
                          <w:bdr w:val="none" w:sz="4" w:space="0" w:color="auto"/>
                          <w:shd w:val="clear" w:color="auto" w:fill="F7F7F8"/>
                        </w:rPr>
                      </w:rPrChange>
                    </w:rPr>
                    <w:t>('month', last_month.login_date) BETWEEN DATE_TRUNC('month', current_month.login_date) AND DATE_TRUNC('month', current_month.login_date) - INTERVAL '1 month'</w:t>
                  </w:r>
                </w:p>
              </w:tc>
            </w:tr>
            <w:tr w:rsidR="00254258" w14:paraId="5D641499" w14:textId="77777777">
              <w:tc>
                <w:tcPr>
                  <w:tcW w:w="306" w:type="dxa"/>
                  <w:shd w:val="clear" w:color="auto" w:fill="auto"/>
                  <w:noWrap/>
                  <w:tcMar>
                    <w:top w:w="15" w:type="dxa"/>
                    <w:left w:w="150" w:type="dxa"/>
                    <w:bottom w:w="15" w:type="dxa"/>
                    <w:right w:w="150" w:type="dxa"/>
                  </w:tcMar>
                </w:tcPr>
                <w:p w14:paraId="48EF5C92"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73" w:author="Aarati AD" w:date="2023-04-06T10:12:00Z">
                        <w:rPr>
                          <w:rStyle w:val="Hljs-operator"/>
                          <w:rFonts w:asciiTheme="minorHAnsi" w:eastAsiaTheme="minorHAnsi" w:hAnsiTheme="minorHAnsi" w:cstheme="minorBidi"/>
                          <w:color w:val="0F2B3D"/>
                          <w:sz w:val="22"/>
                          <w:szCs w:val="22"/>
                          <w:bdr w:val="none" w:sz="4" w:space="0" w:color="auto"/>
                          <w:shd w:val="clear" w:color="auto" w:fill="F7F7F8"/>
                        </w:rPr>
                      </w:rPrChange>
                    </w:rPr>
                  </w:pPr>
                </w:p>
              </w:tc>
              <w:tc>
                <w:tcPr>
                  <w:tcW w:w="6" w:type="dxa"/>
                </w:tcPr>
                <w:p w14:paraId="21BF2994" w14:textId="77777777" w:rsidR="00254258" w:rsidRPr="00254258" w:rsidRDefault="00254258">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74" w:author="Aarati AD" w:date="2023-04-06T10:12:00Z">
                        <w:rPr>
                          <w:rStyle w:val="Hljs-operator"/>
                          <w:color w:val="0F2B3D"/>
                          <w:bdr w:val="none" w:sz="4" w:space="0" w:color="auto"/>
                          <w:shd w:val="clear" w:color="auto" w:fill="F7F7F8"/>
                        </w:rPr>
                      </w:rPrChange>
                    </w:rPr>
                  </w:pPr>
                </w:p>
              </w:tc>
              <w:tc>
                <w:tcPr>
                  <w:tcW w:w="8822" w:type="dxa"/>
                  <w:tcBorders>
                    <w:top w:val="nil"/>
                    <w:left w:val="nil"/>
                    <w:bottom w:val="nil"/>
                    <w:right w:val="nil"/>
                  </w:tcBorders>
                  <w:shd w:val="clear" w:color="auto" w:fill="auto"/>
                  <w:tcMar>
                    <w:top w:w="15" w:type="dxa"/>
                    <w:left w:w="150" w:type="dxa"/>
                    <w:bottom w:w="15" w:type="dxa"/>
                    <w:right w:w="150" w:type="dxa"/>
                  </w:tcMar>
                </w:tcPr>
                <w:p w14:paraId="3DAAD2C1" w14:textId="77777777" w:rsidR="00254258" w:rsidRPr="00254258" w:rsidRDefault="00304EF3">
                  <w:pPr>
                    <w:pStyle w:val="HTMLPreformatted"/>
                    <w:shd w:val="clear" w:color="auto" w:fill="F7F7F8"/>
                    <w:rPr>
                      <w:rStyle w:val="Hljs-operator"/>
                      <w:rFonts w:ascii="Times New Roman" w:hAnsi="Times New Roman" w:cs="Times New Roman"/>
                      <w:color w:val="0F2B3D"/>
                      <w:bdr w:val="none" w:sz="4" w:space="0" w:color="auto"/>
                      <w:shd w:val="clear" w:color="auto" w:fill="F7F7F8"/>
                      <w:rPrChange w:id="275" w:author="Aarati AD" w:date="2023-04-06T10:12:00Z">
                        <w:rPr>
                          <w:rStyle w:val="Hljs-operator"/>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276" w:author="Aarati AD" w:date="2023-04-06T10:12:00Z">
                        <w:rPr>
                          <w:rStyle w:val="Hljs-operator"/>
                          <w:color w:val="0F2B3D"/>
                          <w:bdr w:val="none" w:sz="4" w:space="0" w:color="auto"/>
                          <w:shd w:val="clear" w:color="auto" w:fill="F7F7F8"/>
                        </w:rPr>
                      </w:rPrChange>
                    </w:rPr>
                    <w:t>)</w:t>
                  </w:r>
                </w:p>
              </w:tc>
            </w:tr>
          </w:tbl>
          <w:p w14:paraId="63770D4B" w14:textId="77777777" w:rsidR="00254258" w:rsidRPr="00254258" w:rsidRDefault="00254258">
            <w:pPr>
              <w:rPr>
                <w:rFonts w:ascii="Times New Roman" w:hAnsi="Times New Roman" w:cs="Times New Roman"/>
                <w:color w:val="525C65"/>
                <w:shd w:val="clear" w:color="auto" w:fill="FFFFFF"/>
                <w:rPrChange w:id="277" w:author="Aarati AD" w:date="2023-04-06T10:12:00Z">
                  <w:rPr>
                    <w:rFonts w:ascii="Open Sans" w:hAnsi="Open Sans" w:cs="Open Sans"/>
                    <w:color w:val="525C65"/>
                    <w:shd w:val="clear" w:color="auto" w:fill="FFFFFF"/>
                  </w:rPr>
                </w:rPrChange>
              </w:rPr>
            </w:pPr>
          </w:p>
        </w:tc>
      </w:tr>
    </w:tbl>
    <w:p w14:paraId="382F97F0" w14:textId="77777777" w:rsidR="00254258" w:rsidRPr="00254258" w:rsidRDefault="00254258">
      <w:pPr>
        <w:rPr>
          <w:rFonts w:ascii="Times New Roman" w:hAnsi="Times New Roman" w:cs="Times New Roman"/>
          <w:color w:val="525C65"/>
          <w:shd w:val="clear" w:color="auto" w:fill="FFFFFF"/>
          <w:rPrChange w:id="278" w:author="Aarati AD" w:date="2023-04-06T10:12:00Z">
            <w:rPr>
              <w:rFonts w:ascii="Open Sans" w:hAnsi="Open Sans" w:cs="Open Sans"/>
              <w:color w:val="525C65"/>
              <w:shd w:val="clear" w:color="auto" w:fill="FFFFFF"/>
            </w:rPr>
          </w:rPrChange>
        </w:rPr>
      </w:pPr>
    </w:p>
    <w:p w14:paraId="14E4A9C8" w14:textId="77777777" w:rsidR="00254258" w:rsidRPr="00254258" w:rsidRDefault="00304EF3">
      <w:pPr>
        <w:pStyle w:val="NormalWeb"/>
        <w:numPr>
          <w:ilvl w:val="0"/>
          <w:numId w:val="1"/>
        </w:numPr>
        <w:shd w:val="clear" w:color="auto" w:fill="FFFFFF"/>
        <w:spacing w:before="0" w:after="0"/>
        <w:rPr>
          <w:color w:val="525C65"/>
          <w:rPrChange w:id="279" w:author="Aarati AD" w:date="2023-04-06T10:12:00Z">
            <w:rPr>
              <w:rFonts w:ascii="inherit" w:hAnsi="inherit" w:cs="Open Sans"/>
              <w:color w:val="525C65"/>
            </w:rPr>
          </w:rPrChange>
        </w:rPr>
      </w:pPr>
      <w:r>
        <w:rPr>
          <w:color w:val="525C65"/>
          <w:rPrChange w:id="280" w:author="Aarati AD" w:date="2023-04-06T10:12:00Z">
            <w:rPr>
              <w:rFonts w:ascii="inherit" w:hAnsi="inherit" w:cs="Open Sans"/>
              <w:color w:val="525C65"/>
            </w:rPr>
          </w:rPrChange>
        </w:rPr>
        <w:lastRenderedPageBreak/>
        <w:t>The order of column names in your </w:t>
      </w:r>
      <w:r>
        <w:rPr>
          <w:rStyle w:val="Strong"/>
          <w:color w:val="525C65"/>
          <w:bdr w:val="none" w:sz="4" w:space="0" w:color="auto"/>
          <w:rPrChange w:id="281" w:author="Aarati AD" w:date="2023-04-06T10:12:00Z">
            <w:rPr>
              <w:rStyle w:val="Strong"/>
              <w:rFonts w:ascii="inherit" w:hAnsi="inherit" w:cs="Open Sans"/>
              <w:color w:val="525C65"/>
              <w:bdr w:val="none" w:sz="4" w:space="0" w:color="auto"/>
            </w:rPr>
          </w:rPrChange>
        </w:rPr>
        <w:t>GROUP BY</w:t>
      </w:r>
      <w:r>
        <w:rPr>
          <w:color w:val="525C65"/>
          <w:rPrChange w:id="282" w:author="Aarati AD" w:date="2023-04-06T10:12:00Z">
            <w:rPr>
              <w:rFonts w:ascii="inherit" w:hAnsi="inherit" w:cs="Open Sans"/>
              <w:color w:val="525C65"/>
            </w:rPr>
          </w:rPrChange>
        </w:rPr>
        <w:t> clause doesn’t matter—the results will be the same regardless. If we run the same query and reverse the order in the </w:t>
      </w:r>
      <w:r>
        <w:rPr>
          <w:rStyle w:val="Strong"/>
          <w:color w:val="525C65"/>
          <w:bdr w:val="none" w:sz="4" w:space="0" w:color="auto"/>
          <w:rPrChange w:id="283" w:author="Aarati AD" w:date="2023-04-06T10:12:00Z">
            <w:rPr>
              <w:rStyle w:val="Strong"/>
              <w:rFonts w:ascii="inherit" w:hAnsi="inherit" w:cs="Open Sans"/>
              <w:color w:val="525C65"/>
              <w:bdr w:val="none" w:sz="4" w:space="0" w:color="auto"/>
            </w:rPr>
          </w:rPrChange>
        </w:rPr>
        <w:t>GROUP BY</w:t>
      </w:r>
      <w:r>
        <w:rPr>
          <w:color w:val="525C65"/>
          <w:rPrChange w:id="284" w:author="Aarati AD" w:date="2023-04-06T10:12:00Z">
            <w:rPr>
              <w:rFonts w:ascii="inherit" w:hAnsi="inherit" w:cs="Open Sans"/>
              <w:color w:val="525C65"/>
            </w:rPr>
          </w:rPrChange>
        </w:rPr>
        <w:t> clause, you can see we get the same results.</w:t>
      </w:r>
      <w:r>
        <w:rPr>
          <w:color w:val="525C65"/>
          <w:rPrChange w:id="285" w:author="Aarati AD" w:date="2023-04-06T10:12:00Z">
            <w:rPr>
              <w:rFonts w:ascii="inherit" w:hAnsi="inherit" w:cs="Open Sans"/>
              <w:color w:val="525C65"/>
            </w:rPr>
          </w:rPrChange>
        </w:rPr>
        <w:br/>
      </w:r>
    </w:p>
    <w:p w14:paraId="23521E19" w14:textId="77777777" w:rsidR="00254258" w:rsidRPr="00254258" w:rsidRDefault="00304EF3">
      <w:pPr>
        <w:pStyle w:val="NormalWeb"/>
        <w:numPr>
          <w:ilvl w:val="0"/>
          <w:numId w:val="1"/>
        </w:numPr>
        <w:shd w:val="clear" w:color="auto" w:fill="FFFFFF"/>
        <w:spacing w:before="0" w:after="0"/>
        <w:rPr>
          <w:color w:val="525C65"/>
          <w:rPrChange w:id="286" w:author="Aarati AD" w:date="2023-04-06T10:12:00Z">
            <w:rPr>
              <w:rFonts w:ascii="inherit" w:hAnsi="inherit" w:cs="Open Sans"/>
              <w:color w:val="525C65"/>
            </w:rPr>
          </w:rPrChange>
        </w:rPr>
      </w:pPr>
      <w:r>
        <w:rPr>
          <w:color w:val="525C65"/>
          <w:rPrChange w:id="287" w:author="Aarati AD" w:date="2023-04-06T10:12:00Z">
            <w:rPr>
              <w:rFonts w:ascii="inherit" w:hAnsi="inherit" w:cs="Open Sans"/>
              <w:color w:val="525C65"/>
            </w:rPr>
          </w:rPrChange>
        </w:rPr>
        <w:t>As with </w:t>
      </w:r>
      <w:r>
        <w:rPr>
          <w:rStyle w:val="Strong"/>
          <w:color w:val="525C65"/>
          <w:bdr w:val="none" w:sz="4" w:space="0" w:color="auto"/>
          <w:rPrChange w:id="288" w:author="Aarati AD" w:date="2023-04-06T10:12:00Z">
            <w:rPr>
              <w:rStyle w:val="Strong"/>
              <w:rFonts w:ascii="inherit" w:hAnsi="inherit" w:cs="Open Sans"/>
              <w:color w:val="525C65"/>
              <w:bdr w:val="none" w:sz="4" w:space="0" w:color="auto"/>
            </w:rPr>
          </w:rPrChange>
        </w:rPr>
        <w:t>ORDER BY</w:t>
      </w:r>
      <w:r>
        <w:rPr>
          <w:color w:val="525C65"/>
          <w:rPrChange w:id="289" w:author="Aarati AD" w:date="2023-04-06T10:12:00Z">
            <w:rPr>
              <w:rFonts w:ascii="inherit" w:hAnsi="inherit" w:cs="Open Sans"/>
              <w:color w:val="525C65"/>
            </w:rPr>
          </w:rPrChange>
        </w:rPr>
        <w:t>, you can substitute numbers for column names in the </w:t>
      </w:r>
      <w:r>
        <w:rPr>
          <w:rStyle w:val="Strong"/>
          <w:color w:val="525C65"/>
          <w:bdr w:val="none" w:sz="4" w:space="0" w:color="auto"/>
          <w:rPrChange w:id="290" w:author="Aarati AD" w:date="2023-04-06T10:12:00Z">
            <w:rPr>
              <w:rStyle w:val="Strong"/>
              <w:rFonts w:ascii="inherit" w:hAnsi="inherit" w:cs="Open Sans"/>
              <w:color w:val="525C65"/>
              <w:bdr w:val="none" w:sz="4" w:space="0" w:color="auto"/>
            </w:rPr>
          </w:rPrChange>
        </w:rPr>
        <w:t>GROUP BY</w:t>
      </w:r>
      <w:r>
        <w:rPr>
          <w:color w:val="525C65"/>
          <w:rPrChange w:id="291" w:author="Aarati AD" w:date="2023-04-06T10:12:00Z">
            <w:rPr>
              <w:rFonts w:ascii="inherit" w:hAnsi="inherit" w:cs="Open Sans"/>
              <w:color w:val="525C65"/>
            </w:rPr>
          </w:rPrChange>
        </w:rPr>
        <w:t> clause. It’s generally recommended to do this only when you’re grouping many columns, or if something else is causing the text in the GROUP BY clause to be excessively long.</w:t>
      </w:r>
      <w:r>
        <w:rPr>
          <w:color w:val="525C65"/>
          <w:rPrChange w:id="292" w:author="Aarati AD" w:date="2023-04-06T10:12:00Z">
            <w:rPr>
              <w:rFonts w:ascii="inherit" w:hAnsi="inherit" w:cs="Open Sans"/>
              <w:color w:val="525C65"/>
            </w:rPr>
          </w:rPrChange>
        </w:rPr>
        <w:br/>
      </w:r>
    </w:p>
    <w:p w14:paraId="205960A7" w14:textId="77777777" w:rsidR="00254258" w:rsidRPr="00254258" w:rsidRDefault="00304EF3">
      <w:pPr>
        <w:pStyle w:val="NormalWeb"/>
        <w:numPr>
          <w:ilvl w:val="0"/>
          <w:numId w:val="1"/>
        </w:numPr>
        <w:shd w:val="clear" w:color="auto" w:fill="FFFFFF"/>
        <w:spacing w:before="0" w:after="0"/>
        <w:rPr>
          <w:color w:val="525C65"/>
          <w:rPrChange w:id="293" w:author="Aarati AD" w:date="2023-04-06T10:12:00Z">
            <w:rPr>
              <w:rFonts w:ascii="inherit" w:hAnsi="inherit" w:cs="Open Sans"/>
              <w:color w:val="525C65"/>
            </w:rPr>
          </w:rPrChange>
        </w:rPr>
      </w:pPr>
      <w:r>
        <w:rPr>
          <w:color w:val="525C65"/>
          <w:rPrChange w:id="294" w:author="Aarati AD" w:date="2023-04-06T10:12:00Z">
            <w:rPr>
              <w:rFonts w:ascii="inherit" w:hAnsi="inherit" w:cs="Open Sans"/>
              <w:color w:val="525C65"/>
            </w:rPr>
          </w:rPrChange>
        </w:rPr>
        <w:t>A reminder here that any column that is not within an aggregation must show up in your GROUP BY statement. If you forget, you will likely get an error. However, in the off chance that your query does work, you might not like the results!</w:t>
      </w:r>
    </w:p>
    <w:p w14:paraId="1FDDA9A8" w14:textId="77777777" w:rsidR="00254258" w:rsidRPr="00254258" w:rsidRDefault="00254258">
      <w:pPr>
        <w:pStyle w:val="NormalWeb"/>
        <w:shd w:val="clear" w:color="auto" w:fill="FFFFFF"/>
        <w:spacing w:before="0" w:after="0"/>
        <w:rPr>
          <w:color w:val="525C65"/>
          <w:rPrChange w:id="295" w:author="Aarati AD" w:date="2023-04-06T10:12:00Z">
            <w:rPr>
              <w:rFonts w:ascii="inherit" w:hAnsi="inherit" w:cs="Open Sans"/>
              <w:color w:val="525C65"/>
            </w:rPr>
          </w:rPrChange>
        </w:rPr>
      </w:pPr>
    </w:p>
    <w:p w14:paraId="15C25458" w14:textId="77777777" w:rsidR="00254258" w:rsidRPr="00254258" w:rsidRDefault="00254258">
      <w:pPr>
        <w:rPr>
          <w:rFonts w:ascii="Times New Roman" w:hAnsi="Times New Roman" w:cs="Times New Roman"/>
          <w:color w:val="525C65"/>
          <w:shd w:val="clear" w:color="auto" w:fill="FFFFFF"/>
          <w:rPrChange w:id="296" w:author="Aarati AD" w:date="2023-04-06T10:12:00Z">
            <w:rPr>
              <w:rFonts w:ascii="Open Sans" w:hAnsi="Open Sans" w:cs="Open Sans"/>
              <w:color w:val="525C65"/>
              <w:shd w:val="clear" w:color="auto" w:fill="FFFFFF"/>
            </w:rPr>
          </w:rPrChange>
        </w:rPr>
      </w:pPr>
    </w:p>
    <w:p w14:paraId="5B2A844A" w14:textId="77777777" w:rsidR="00254258" w:rsidRPr="00254258" w:rsidRDefault="00304EF3">
      <w:pPr>
        <w:rPr>
          <w:rFonts w:ascii="Times New Roman" w:hAnsi="Times New Roman" w:cs="Times New Roman"/>
          <w:b/>
          <w:bCs/>
          <w:color w:val="525C65"/>
          <w:shd w:val="clear" w:color="auto" w:fill="FFFFFF"/>
          <w:rPrChange w:id="297" w:author="Aarati AD" w:date="2023-04-06T10:12:00Z">
            <w:rPr>
              <w:rFonts w:ascii="Open Sans" w:hAnsi="Open Sans" w:cs="Open Sans"/>
              <w:b/>
              <w:bCs/>
              <w:color w:val="525C65"/>
              <w:shd w:val="clear" w:color="auto" w:fill="FFFFFF"/>
            </w:rPr>
          </w:rPrChange>
        </w:rPr>
      </w:pPr>
      <w:r>
        <w:rPr>
          <w:rFonts w:ascii="Times New Roman" w:hAnsi="Times New Roman" w:cs="Times New Roman"/>
          <w:b/>
          <w:bCs/>
          <w:color w:val="525C65"/>
          <w:shd w:val="clear" w:color="auto" w:fill="FFFFFF"/>
          <w:rPrChange w:id="298" w:author="Aarati AD" w:date="2023-04-06T10:12:00Z">
            <w:rPr>
              <w:rFonts w:ascii="Open Sans" w:hAnsi="Open Sans" w:cs="Open Sans"/>
              <w:b/>
              <w:bCs/>
              <w:color w:val="525C65"/>
              <w:shd w:val="clear" w:color="auto" w:fill="FFFFFF"/>
            </w:rPr>
          </w:rPrChange>
        </w:rPr>
        <w:t>For each account, determine the average amount of each type of paper they purchased across their orders. Your result should have four columns - one for the account </w:t>
      </w:r>
      <w:r>
        <w:rPr>
          <w:rStyle w:val="Strong"/>
          <w:rFonts w:ascii="Times New Roman" w:hAnsi="Times New Roman" w:cs="Times New Roman"/>
          <w:b w:val="0"/>
          <w:bCs w:val="0"/>
          <w:color w:val="525C65"/>
          <w:bdr w:val="none" w:sz="4" w:space="0" w:color="auto"/>
          <w:shd w:val="clear" w:color="auto" w:fill="FFFFFF"/>
          <w:rPrChange w:id="299" w:author="Aarati AD" w:date="2023-04-06T10:12:00Z">
            <w:rPr>
              <w:rStyle w:val="Strong"/>
              <w:rFonts w:ascii="Open Sans" w:hAnsi="Open Sans" w:cs="Open Sans"/>
              <w:b w:val="0"/>
              <w:bCs w:val="0"/>
              <w:color w:val="525C65"/>
              <w:bdr w:val="none" w:sz="4" w:space="0" w:color="auto"/>
              <w:shd w:val="clear" w:color="auto" w:fill="FFFFFF"/>
            </w:rPr>
          </w:rPrChange>
        </w:rPr>
        <w:t>name</w:t>
      </w:r>
      <w:r>
        <w:rPr>
          <w:rFonts w:ascii="Times New Roman" w:hAnsi="Times New Roman" w:cs="Times New Roman"/>
          <w:b/>
          <w:bCs/>
          <w:color w:val="525C65"/>
          <w:shd w:val="clear" w:color="auto" w:fill="FFFFFF"/>
          <w:rPrChange w:id="300" w:author="Aarati AD" w:date="2023-04-06T10:12:00Z">
            <w:rPr>
              <w:rFonts w:ascii="Open Sans" w:hAnsi="Open Sans" w:cs="Open Sans"/>
              <w:b/>
              <w:bCs/>
              <w:color w:val="525C65"/>
              <w:shd w:val="clear" w:color="auto" w:fill="FFFFFF"/>
            </w:rPr>
          </w:rPrChange>
        </w:rPr>
        <w:t> and one for the average quantity purchased for each of the paper types for each account.</w:t>
      </w:r>
    </w:p>
    <w:tbl>
      <w:tblPr>
        <w:tblStyle w:val="TableGrid"/>
        <w:tblW w:w="0" w:type="auto"/>
        <w:tblLook w:val="04A0" w:firstRow="1" w:lastRow="0" w:firstColumn="1" w:lastColumn="0" w:noHBand="0" w:noVBand="1"/>
      </w:tblPr>
      <w:tblGrid>
        <w:gridCol w:w="9350"/>
      </w:tblGrid>
      <w:tr w:rsidR="00254258" w14:paraId="4B36375B" w14:textId="77777777">
        <w:tc>
          <w:tcPr>
            <w:tcW w:w="9350" w:type="dxa"/>
            <w:shd w:val="clear" w:color="auto" w:fill="E7E6E6" w:themeFill="background2"/>
          </w:tcPr>
          <w:p w14:paraId="0922004D" w14:textId="77777777" w:rsidR="00254258" w:rsidRPr="00254258" w:rsidRDefault="00304EF3">
            <w:pPr>
              <w:rPr>
                <w:rFonts w:ascii="Times New Roman" w:hAnsi="Times New Roman" w:cs="Times New Roman"/>
                <w:color w:val="525C65"/>
                <w:shd w:val="clear" w:color="auto" w:fill="FFFFFF"/>
                <w:rPrChange w:id="301"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02" w:author="Aarati AD" w:date="2023-04-06T10:12:00Z">
                  <w:rPr>
                    <w:rFonts w:ascii="Open Sans" w:hAnsi="Open Sans" w:cs="Open Sans"/>
                    <w:color w:val="525C65"/>
                    <w:shd w:val="clear" w:color="auto" w:fill="FFFFFF"/>
                  </w:rPr>
                </w:rPrChange>
              </w:rPr>
              <w:t>SELECT a.name, AVG(o.standard_qty) avg_stand, AVG(o.gloss_qty) avg_gloss, AVG(o.poster_qty) avg_post</w:t>
            </w:r>
          </w:p>
          <w:p w14:paraId="78722F49" w14:textId="77777777" w:rsidR="00254258" w:rsidRPr="00254258" w:rsidRDefault="00304EF3">
            <w:pPr>
              <w:rPr>
                <w:rFonts w:ascii="Times New Roman" w:hAnsi="Times New Roman" w:cs="Times New Roman"/>
                <w:color w:val="525C65"/>
                <w:shd w:val="clear" w:color="auto" w:fill="FFFFFF"/>
                <w:rPrChange w:id="303"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04" w:author="Aarati AD" w:date="2023-04-06T10:12:00Z">
                  <w:rPr>
                    <w:rFonts w:ascii="Open Sans" w:hAnsi="Open Sans" w:cs="Open Sans"/>
                    <w:color w:val="525C65"/>
                    <w:shd w:val="clear" w:color="auto" w:fill="FFFFFF"/>
                  </w:rPr>
                </w:rPrChange>
              </w:rPr>
              <w:t>FROM accounts a</w:t>
            </w:r>
          </w:p>
          <w:p w14:paraId="4F8CEEE4" w14:textId="77777777" w:rsidR="00254258" w:rsidRPr="00254258" w:rsidRDefault="00304EF3">
            <w:pPr>
              <w:rPr>
                <w:rFonts w:ascii="Times New Roman" w:hAnsi="Times New Roman" w:cs="Times New Roman"/>
                <w:color w:val="525C65"/>
                <w:shd w:val="clear" w:color="auto" w:fill="FFFFFF"/>
                <w:rPrChange w:id="305"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06" w:author="Aarati AD" w:date="2023-04-06T10:12:00Z">
                  <w:rPr>
                    <w:rFonts w:ascii="Open Sans" w:hAnsi="Open Sans" w:cs="Open Sans"/>
                    <w:color w:val="525C65"/>
                    <w:shd w:val="clear" w:color="auto" w:fill="FFFFFF"/>
                  </w:rPr>
                </w:rPrChange>
              </w:rPr>
              <w:t>JOIN orders o</w:t>
            </w:r>
          </w:p>
          <w:p w14:paraId="6CB585E7" w14:textId="77777777" w:rsidR="00254258" w:rsidRPr="00254258" w:rsidRDefault="00304EF3">
            <w:pPr>
              <w:rPr>
                <w:rFonts w:ascii="Times New Roman" w:hAnsi="Times New Roman" w:cs="Times New Roman"/>
                <w:color w:val="525C65"/>
                <w:shd w:val="clear" w:color="auto" w:fill="FFFFFF"/>
                <w:rPrChange w:id="307"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08" w:author="Aarati AD" w:date="2023-04-06T10:12:00Z">
                  <w:rPr>
                    <w:rFonts w:ascii="Open Sans" w:hAnsi="Open Sans" w:cs="Open Sans"/>
                    <w:color w:val="525C65"/>
                    <w:shd w:val="clear" w:color="auto" w:fill="FFFFFF"/>
                  </w:rPr>
                </w:rPrChange>
              </w:rPr>
              <w:t>ON a.id = o.account_id</w:t>
            </w:r>
          </w:p>
          <w:p w14:paraId="0ADEF066" w14:textId="77777777" w:rsidR="00254258" w:rsidRPr="00254258" w:rsidRDefault="00304EF3">
            <w:pPr>
              <w:rPr>
                <w:rFonts w:ascii="Times New Roman" w:hAnsi="Times New Roman" w:cs="Times New Roman"/>
                <w:color w:val="525C65"/>
                <w:shd w:val="clear" w:color="auto" w:fill="FFFFFF"/>
                <w:rPrChange w:id="309"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10" w:author="Aarati AD" w:date="2023-04-06T10:12:00Z">
                  <w:rPr>
                    <w:rFonts w:ascii="Open Sans" w:hAnsi="Open Sans" w:cs="Open Sans"/>
                    <w:color w:val="525C65"/>
                    <w:shd w:val="clear" w:color="auto" w:fill="FFFFFF"/>
                  </w:rPr>
                </w:rPrChange>
              </w:rPr>
              <w:t>GROUP BY a.name;</w:t>
            </w:r>
          </w:p>
          <w:p w14:paraId="25B927BD" w14:textId="77777777" w:rsidR="00254258" w:rsidRPr="00254258" w:rsidRDefault="00254258">
            <w:pPr>
              <w:rPr>
                <w:rFonts w:ascii="Times New Roman" w:hAnsi="Times New Roman" w:cs="Times New Roman"/>
                <w:color w:val="525C65"/>
                <w:shd w:val="clear" w:color="auto" w:fill="FFFFFF"/>
                <w:rPrChange w:id="311" w:author="Aarati AD" w:date="2023-04-06T10:12:00Z">
                  <w:rPr>
                    <w:rFonts w:ascii="Open Sans" w:hAnsi="Open Sans" w:cs="Open Sans"/>
                    <w:color w:val="525C65"/>
                    <w:shd w:val="clear" w:color="auto" w:fill="FFFFFF"/>
                  </w:rPr>
                </w:rPrChange>
              </w:rPr>
            </w:pPr>
          </w:p>
        </w:tc>
      </w:tr>
    </w:tbl>
    <w:p w14:paraId="79F672A6" w14:textId="77777777" w:rsidR="00254258" w:rsidRPr="00254258" w:rsidRDefault="00254258">
      <w:pPr>
        <w:rPr>
          <w:rFonts w:ascii="Times New Roman" w:hAnsi="Times New Roman" w:cs="Times New Roman"/>
          <w:color w:val="525C65"/>
          <w:shd w:val="clear" w:color="auto" w:fill="FFFFFF"/>
          <w:rPrChange w:id="312" w:author="Aarati AD" w:date="2023-04-06T10:12:00Z">
            <w:rPr>
              <w:rFonts w:ascii="Open Sans" w:hAnsi="Open Sans" w:cs="Open Sans"/>
              <w:color w:val="525C65"/>
              <w:shd w:val="clear" w:color="auto" w:fill="FFFFFF"/>
            </w:rPr>
          </w:rPrChange>
        </w:rPr>
      </w:pPr>
    </w:p>
    <w:p w14:paraId="7E994D47" w14:textId="77777777" w:rsidR="00254258" w:rsidRPr="00254258" w:rsidRDefault="00254258">
      <w:pPr>
        <w:rPr>
          <w:rFonts w:ascii="Times New Roman" w:hAnsi="Times New Roman" w:cs="Times New Roman"/>
          <w:color w:val="525C65"/>
          <w:shd w:val="clear" w:color="auto" w:fill="FFFFFF"/>
          <w:rPrChange w:id="313" w:author="Aarati AD" w:date="2023-04-06T10:12:00Z">
            <w:rPr>
              <w:rFonts w:ascii="Open Sans" w:hAnsi="Open Sans" w:cs="Open Sans"/>
              <w:color w:val="525C65"/>
              <w:shd w:val="clear" w:color="auto" w:fill="FFFFFF"/>
            </w:rPr>
          </w:rPrChange>
        </w:rPr>
      </w:pPr>
    </w:p>
    <w:p w14:paraId="5A368A1D" w14:textId="77777777" w:rsidR="00254258" w:rsidRPr="00254258" w:rsidRDefault="00304EF3">
      <w:pPr>
        <w:rPr>
          <w:rFonts w:ascii="Times New Roman" w:hAnsi="Times New Roman" w:cs="Times New Roman"/>
          <w:color w:val="525C65"/>
          <w:shd w:val="clear" w:color="auto" w:fill="FFFFFF"/>
          <w:rPrChange w:id="31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15" w:author="Aarati AD" w:date="2023-04-06T10:12:00Z">
            <w:rPr>
              <w:rFonts w:ascii="Open Sans" w:hAnsi="Open Sans" w:cs="Open Sans"/>
              <w:color w:val="525C65"/>
              <w:shd w:val="clear" w:color="auto" w:fill="FFFFFF"/>
            </w:rPr>
          </w:rPrChange>
        </w:rPr>
        <w:t>For each account, determine the average amount spent per order on each paper type. Your result should have four columns - one for the account </w:t>
      </w:r>
      <w:r>
        <w:rPr>
          <w:rStyle w:val="Strong"/>
          <w:rFonts w:ascii="Times New Roman" w:hAnsi="Times New Roman" w:cs="Times New Roman"/>
          <w:color w:val="525C65"/>
          <w:bdr w:val="none" w:sz="4" w:space="0" w:color="auto"/>
          <w:shd w:val="clear" w:color="auto" w:fill="FFFFFF"/>
          <w:rPrChange w:id="316" w:author="Aarati AD" w:date="2023-04-06T10:12:00Z">
            <w:rPr>
              <w:rStyle w:val="Strong"/>
              <w:rFonts w:ascii="Open Sans" w:hAnsi="Open Sans" w:cs="Open Sans"/>
              <w:color w:val="525C65"/>
              <w:bdr w:val="none" w:sz="4" w:space="0" w:color="auto"/>
              <w:shd w:val="clear" w:color="auto" w:fill="FFFFFF"/>
            </w:rPr>
          </w:rPrChange>
        </w:rPr>
        <w:t>name</w:t>
      </w:r>
      <w:r>
        <w:rPr>
          <w:rFonts w:ascii="Times New Roman" w:hAnsi="Times New Roman" w:cs="Times New Roman"/>
          <w:color w:val="525C65"/>
          <w:shd w:val="clear" w:color="auto" w:fill="FFFFFF"/>
          <w:rPrChange w:id="317" w:author="Aarati AD" w:date="2023-04-06T10:12:00Z">
            <w:rPr>
              <w:rFonts w:ascii="Open Sans" w:hAnsi="Open Sans" w:cs="Open Sans"/>
              <w:color w:val="525C65"/>
              <w:shd w:val="clear" w:color="auto" w:fill="FFFFFF"/>
            </w:rPr>
          </w:rPrChange>
        </w:rPr>
        <w:t> and one for the average amount spent on each paper type.</w:t>
      </w:r>
    </w:p>
    <w:p w14:paraId="795D54F8"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318"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319"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320" w:author="Aarati AD" w:date="2023-04-06T10:12:00Z">
            <w:rPr>
              <w:rStyle w:val="Hljs-operator"/>
              <w:rFonts w:ascii="Consolas" w:hAnsi="Consolas"/>
              <w:color w:val="0F2B3D"/>
              <w:bdr w:val="none" w:sz="4" w:space="0" w:color="auto"/>
              <w:shd w:val="clear" w:color="auto" w:fill="F7F7F8"/>
            </w:rPr>
          </w:rPrChange>
        </w:rPr>
        <w:t xml:space="preserve"> a.</w:t>
      </w:r>
      <w:r>
        <w:rPr>
          <w:rStyle w:val="Hljs-keyword"/>
          <w:rFonts w:ascii="Times New Roman" w:hAnsi="Times New Roman" w:cs="Times New Roman"/>
          <w:b/>
          <w:bCs/>
          <w:color w:val="333333"/>
          <w:bdr w:val="none" w:sz="4" w:space="0" w:color="auto"/>
          <w:shd w:val="clear" w:color="auto" w:fill="F7F7F8"/>
          <w:rPrChange w:id="321"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322"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323" w:author="Aarati AD" w:date="2023-04-06T10:12:00Z">
            <w:rPr>
              <w:rStyle w:val="Hljs-keyword"/>
              <w:rFonts w:ascii="inherit" w:hAnsi="inherit"/>
              <w:b/>
              <w:bCs/>
              <w:color w:val="333333"/>
              <w:bdr w:val="none" w:sz="4" w:space="0" w:color="auto"/>
              <w:shd w:val="clear" w:color="auto" w:fill="F7F7F8"/>
            </w:rPr>
          </w:rPrChange>
        </w:rPr>
        <w:t>AVG</w:t>
      </w:r>
      <w:r>
        <w:rPr>
          <w:rStyle w:val="Hljs-operator"/>
          <w:rFonts w:ascii="Times New Roman" w:hAnsi="Times New Roman" w:cs="Times New Roman"/>
          <w:color w:val="0F2B3D"/>
          <w:bdr w:val="none" w:sz="4" w:space="0" w:color="auto"/>
          <w:shd w:val="clear" w:color="auto" w:fill="F7F7F8"/>
          <w:rPrChange w:id="324" w:author="Aarati AD" w:date="2023-04-06T10:12:00Z">
            <w:rPr>
              <w:rStyle w:val="Hljs-operator"/>
              <w:rFonts w:ascii="Consolas" w:hAnsi="Consolas"/>
              <w:color w:val="0F2B3D"/>
              <w:bdr w:val="none" w:sz="4" w:space="0" w:color="auto"/>
              <w:shd w:val="clear" w:color="auto" w:fill="F7F7F8"/>
            </w:rPr>
          </w:rPrChange>
        </w:rPr>
        <w:t xml:space="preserve">(o.standard_amt_usd) avg_stand, </w:t>
      </w:r>
      <w:r>
        <w:rPr>
          <w:rStyle w:val="Hljs-keyword"/>
          <w:rFonts w:ascii="Times New Roman" w:hAnsi="Times New Roman" w:cs="Times New Roman"/>
          <w:b/>
          <w:bCs/>
          <w:color w:val="333333"/>
          <w:bdr w:val="none" w:sz="4" w:space="0" w:color="auto"/>
          <w:shd w:val="clear" w:color="auto" w:fill="F7F7F8"/>
          <w:rPrChange w:id="325" w:author="Aarati AD" w:date="2023-04-06T10:12:00Z">
            <w:rPr>
              <w:rStyle w:val="Hljs-keyword"/>
              <w:rFonts w:ascii="inherit" w:hAnsi="inherit"/>
              <w:b/>
              <w:bCs/>
              <w:color w:val="333333"/>
              <w:bdr w:val="none" w:sz="4" w:space="0" w:color="auto"/>
              <w:shd w:val="clear" w:color="auto" w:fill="F7F7F8"/>
            </w:rPr>
          </w:rPrChange>
        </w:rPr>
        <w:t>AVG</w:t>
      </w:r>
      <w:r>
        <w:rPr>
          <w:rStyle w:val="Hljs-operator"/>
          <w:rFonts w:ascii="Times New Roman" w:hAnsi="Times New Roman" w:cs="Times New Roman"/>
          <w:color w:val="0F2B3D"/>
          <w:bdr w:val="none" w:sz="4" w:space="0" w:color="auto"/>
          <w:shd w:val="clear" w:color="auto" w:fill="F7F7F8"/>
          <w:rPrChange w:id="326" w:author="Aarati AD" w:date="2023-04-06T10:12:00Z">
            <w:rPr>
              <w:rStyle w:val="Hljs-operator"/>
              <w:rFonts w:ascii="Consolas" w:hAnsi="Consolas"/>
              <w:color w:val="0F2B3D"/>
              <w:bdr w:val="none" w:sz="4" w:space="0" w:color="auto"/>
              <w:shd w:val="clear" w:color="auto" w:fill="F7F7F8"/>
            </w:rPr>
          </w:rPrChange>
        </w:rPr>
        <w:t xml:space="preserve">(o.gloss_amt_usd) avg_gloss, </w:t>
      </w:r>
      <w:r>
        <w:rPr>
          <w:rStyle w:val="Hljs-keyword"/>
          <w:rFonts w:ascii="Times New Roman" w:hAnsi="Times New Roman" w:cs="Times New Roman"/>
          <w:b/>
          <w:bCs/>
          <w:color w:val="333333"/>
          <w:bdr w:val="none" w:sz="4" w:space="0" w:color="auto"/>
          <w:shd w:val="clear" w:color="auto" w:fill="F7F7F8"/>
          <w:rPrChange w:id="327" w:author="Aarati AD" w:date="2023-04-06T10:12:00Z">
            <w:rPr>
              <w:rStyle w:val="Hljs-keyword"/>
              <w:rFonts w:ascii="inherit" w:hAnsi="inherit"/>
              <w:b/>
              <w:bCs/>
              <w:color w:val="333333"/>
              <w:bdr w:val="none" w:sz="4" w:space="0" w:color="auto"/>
              <w:shd w:val="clear" w:color="auto" w:fill="F7F7F8"/>
            </w:rPr>
          </w:rPrChange>
        </w:rPr>
        <w:t>AVG</w:t>
      </w:r>
      <w:r>
        <w:rPr>
          <w:rStyle w:val="Hljs-operator"/>
          <w:rFonts w:ascii="Times New Roman" w:hAnsi="Times New Roman" w:cs="Times New Roman"/>
          <w:color w:val="0F2B3D"/>
          <w:bdr w:val="none" w:sz="4" w:space="0" w:color="auto"/>
          <w:shd w:val="clear" w:color="auto" w:fill="F7F7F8"/>
          <w:rPrChange w:id="328" w:author="Aarati AD" w:date="2023-04-06T10:12:00Z">
            <w:rPr>
              <w:rStyle w:val="Hljs-operator"/>
              <w:rFonts w:ascii="Consolas" w:hAnsi="Consolas"/>
              <w:color w:val="0F2B3D"/>
              <w:bdr w:val="none" w:sz="4" w:space="0" w:color="auto"/>
              <w:shd w:val="clear" w:color="auto" w:fill="F7F7F8"/>
            </w:rPr>
          </w:rPrChange>
        </w:rPr>
        <w:t>(o.poster_amt_usd) avg_post</w:t>
      </w:r>
    </w:p>
    <w:p w14:paraId="0C91B784"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329"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330"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331" w:author="Aarati AD" w:date="2023-04-06T10:12:00Z">
            <w:rPr>
              <w:rStyle w:val="Hljs-operator"/>
              <w:rFonts w:ascii="Consolas" w:hAnsi="Consolas"/>
              <w:color w:val="0F2B3D"/>
              <w:bdr w:val="none" w:sz="4" w:space="0" w:color="auto"/>
              <w:shd w:val="clear" w:color="auto" w:fill="F7F7F8"/>
            </w:rPr>
          </w:rPrChange>
        </w:rPr>
        <w:t xml:space="preserve"> accounts a</w:t>
      </w:r>
    </w:p>
    <w:p w14:paraId="4D39FB86"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332"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333"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334" w:author="Aarati AD" w:date="2023-04-06T10:12:00Z">
            <w:rPr>
              <w:rStyle w:val="Hljs-operator"/>
              <w:rFonts w:ascii="Consolas" w:hAnsi="Consolas"/>
              <w:color w:val="0F2B3D"/>
              <w:bdr w:val="none" w:sz="4" w:space="0" w:color="auto"/>
              <w:shd w:val="clear" w:color="auto" w:fill="F7F7F8"/>
            </w:rPr>
          </w:rPrChange>
        </w:rPr>
        <w:t xml:space="preserve"> orders o</w:t>
      </w:r>
    </w:p>
    <w:p w14:paraId="447322D7"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335"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336"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337" w:author="Aarati AD" w:date="2023-04-06T10:12:00Z">
            <w:rPr>
              <w:rStyle w:val="Hljs-operator"/>
              <w:rFonts w:ascii="Consolas" w:hAnsi="Consolas"/>
              <w:color w:val="0F2B3D"/>
              <w:bdr w:val="none" w:sz="4" w:space="0" w:color="auto"/>
              <w:shd w:val="clear" w:color="auto" w:fill="F7F7F8"/>
            </w:rPr>
          </w:rPrChange>
        </w:rPr>
        <w:t xml:space="preserve"> a.</w:t>
      </w:r>
      <w:r>
        <w:rPr>
          <w:rStyle w:val="Hljs-keyword"/>
          <w:rFonts w:ascii="Times New Roman" w:hAnsi="Times New Roman" w:cs="Times New Roman"/>
          <w:b/>
          <w:bCs/>
          <w:color w:val="333333"/>
          <w:bdr w:val="none" w:sz="4" w:space="0" w:color="auto"/>
          <w:shd w:val="clear" w:color="auto" w:fill="F7F7F8"/>
          <w:rPrChange w:id="338"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339" w:author="Aarati AD" w:date="2023-04-06T10:12:00Z">
            <w:rPr>
              <w:rStyle w:val="Hljs-operator"/>
              <w:rFonts w:ascii="Consolas" w:hAnsi="Consolas"/>
              <w:color w:val="0F2B3D"/>
              <w:bdr w:val="none" w:sz="4" w:space="0" w:color="auto"/>
              <w:shd w:val="clear" w:color="auto" w:fill="F7F7F8"/>
            </w:rPr>
          </w:rPrChange>
        </w:rPr>
        <w:t xml:space="preserve"> = o.account_id</w:t>
      </w:r>
    </w:p>
    <w:p w14:paraId="100C5FCF"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340"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341" w:author="Aarati AD" w:date="2023-04-06T10:12:00Z">
            <w:rPr>
              <w:rStyle w:val="Hljs-keyword"/>
              <w:rFonts w:ascii="inherit" w:hAnsi="inherit"/>
              <w:b/>
              <w:bCs/>
              <w:color w:val="333333"/>
              <w:bdr w:val="none" w:sz="4" w:space="0" w:color="auto"/>
              <w:shd w:val="clear" w:color="auto" w:fill="F7F7F8"/>
            </w:rPr>
          </w:rPrChange>
        </w:rPr>
        <w:t>GROUP</w:t>
      </w:r>
      <w:r>
        <w:rPr>
          <w:rStyle w:val="Hljs-operator"/>
          <w:rFonts w:ascii="Times New Roman" w:hAnsi="Times New Roman" w:cs="Times New Roman"/>
          <w:color w:val="0F2B3D"/>
          <w:bdr w:val="none" w:sz="4" w:space="0" w:color="auto"/>
          <w:shd w:val="clear" w:color="auto" w:fill="F7F7F8"/>
          <w:rPrChange w:id="342"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343"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344" w:author="Aarati AD" w:date="2023-04-06T10:12:00Z">
            <w:rPr>
              <w:rStyle w:val="Hljs-operator"/>
              <w:rFonts w:ascii="Consolas" w:hAnsi="Consolas"/>
              <w:color w:val="0F2B3D"/>
              <w:bdr w:val="none" w:sz="4" w:space="0" w:color="auto"/>
              <w:shd w:val="clear" w:color="auto" w:fill="F7F7F8"/>
            </w:rPr>
          </w:rPrChange>
        </w:rPr>
        <w:t xml:space="preserve"> a.</w:t>
      </w:r>
      <w:r>
        <w:rPr>
          <w:rStyle w:val="Hljs-keyword"/>
          <w:rFonts w:ascii="Times New Roman" w:hAnsi="Times New Roman" w:cs="Times New Roman"/>
          <w:b/>
          <w:bCs/>
          <w:color w:val="333333"/>
          <w:bdr w:val="none" w:sz="4" w:space="0" w:color="auto"/>
          <w:shd w:val="clear" w:color="auto" w:fill="F7F7F8"/>
          <w:rPrChange w:id="345"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346" w:author="Aarati AD" w:date="2023-04-06T10:12:00Z">
            <w:rPr>
              <w:rStyle w:val="Hljs-operator"/>
              <w:rFonts w:ascii="Consolas" w:hAnsi="Consolas"/>
              <w:color w:val="0F2B3D"/>
              <w:bdr w:val="none" w:sz="4" w:space="0" w:color="auto"/>
              <w:shd w:val="clear" w:color="auto" w:fill="F7F7F8"/>
            </w:rPr>
          </w:rPrChange>
        </w:rPr>
        <w:t>;</w:t>
      </w:r>
    </w:p>
    <w:p w14:paraId="45C44989" w14:textId="77777777" w:rsidR="00254258" w:rsidRPr="00254258" w:rsidRDefault="00254258">
      <w:pPr>
        <w:rPr>
          <w:rFonts w:ascii="Times New Roman" w:hAnsi="Times New Roman" w:cs="Times New Roman"/>
          <w:color w:val="525C65"/>
          <w:shd w:val="clear" w:color="auto" w:fill="FFFFFF"/>
          <w:rPrChange w:id="347" w:author="Aarati AD" w:date="2023-04-06T10:12:00Z">
            <w:rPr>
              <w:rFonts w:ascii="Open Sans" w:hAnsi="Open Sans" w:cs="Open Sans"/>
              <w:color w:val="525C65"/>
              <w:shd w:val="clear" w:color="auto" w:fill="FFFFFF"/>
            </w:rPr>
          </w:rPrChange>
        </w:rPr>
      </w:pPr>
    </w:p>
    <w:p w14:paraId="1645F599" w14:textId="77777777" w:rsidR="00254258" w:rsidRPr="00254258" w:rsidRDefault="00304EF3">
      <w:pPr>
        <w:rPr>
          <w:rFonts w:ascii="Times New Roman" w:hAnsi="Times New Roman" w:cs="Times New Roman"/>
          <w:color w:val="525C65"/>
          <w:shd w:val="clear" w:color="auto" w:fill="FFFFFF"/>
          <w:rPrChange w:id="348"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49" w:author="Aarati AD" w:date="2023-04-06T10:12:00Z">
            <w:rPr>
              <w:rFonts w:ascii="Open Sans" w:hAnsi="Open Sans" w:cs="Open Sans"/>
              <w:color w:val="525C65"/>
              <w:shd w:val="clear" w:color="auto" w:fill="FFFFFF"/>
            </w:rPr>
          </w:rPrChange>
        </w:rPr>
        <w:t>Determine the number of times a particular </w:t>
      </w:r>
      <w:r>
        <w:rPr>
          <w:rStyle w:val="Strong"/>
          <w:rFonts w:ascii="Times New Roman" w:hAnsi="Times New Roman" w:cs="Times New Roman"/>
          <w:color w:val="525C65"/>
          <w:bdr w:val="none" w:sz="4" w:space="0" w:color="auto"/>
          <w:shd w:val="clear" w:color="auto" w:fill="FFFFFF"/>
          <w:rPrChange w:id="350" w:author="Aarati AD" w:date="2023-04-06T10:12:00Z">
            <w:rPr>
              <w:rStyle w:val="Strong"/>
              <w:rFonts w:ascii="Open Sans" w:hAnsi="Open Sans" w:cs="Open Sans"/>
              <w:color w:val="525C65"/>
              <w:bdr w:val="none" w:sz="4" w:space="0" w:color="auto"/>
              <w:shd w:val="clear" w:color="auto" w:fill="FFFFFF"/>
            </w:rPr>
          </w:rPrChange>
        </w:rPr>
        <w:t>channel</w:t>
      </w:r>
      <w:r>
        <w:rPr>
          <w:rFonts w:ascii="Times New Roman" w:hAnsi="Times New Roman" w:cs="Times New Roman"/>
          <w:color w:val="525C65"/>
          <w:shd w:val="clear" w:color="auto" w:fill="FFFFFF"/>
          <w:rPrChange w:id="351" w:author="Aarati AD" w:date="2023-04-06T10:12:00Z">
            <w:rPr>
              <w:rFonts w:ascii="Open Sans" w:hAnsi="Open Sans" w:cs="Open Sans"/>
              <w:color w:val="525C65"/>
              <w:shd w:val="clear" w:color="auto" w:fill="FFFFFF"/>
            </w:rPr>
          </w:rPrChange>
        </w:rPr>
        <w:t> was used in the </w:t>
      </w:r>
      <w:r>
        <w:rPr>
          <w:rStyle w:val="Strong"/>
          <w:rFonts w:ascii="Times New Roman" w:hAnsi="Times New Roman" w:cs="Times New Roman"/>
          <w:color w:val="525C65"/>
          <w:bdr w:val="none" w:sz="4" w:space="0" w:color="auto"/>
          <w:shd w:val="clear" w:color="auto" w:fill="FFFFFF"/>
          <w:rPrChange w:id="352" w:author="Aarati AD" w:date="2023-04-06T10:12:00Z">
            <w:rPr>
              <w:rStyle w:val="Strong"/>
              <w:rFonts w:ascii="Open Sans" w:hAnsi="Open Sans" w:cs="Open Sans"/>
              <w:color w:val="525C65"/>
              <w:bdr w:val="none" w:sz="4" w:space="0" w:color="auto"/>
              <w:shd w:val="clear" w:color="auto" w:fill="FFFFFF"/>
            </w:rPr>
          </w:rPrChange>
        </w:rPr>
        <w:t>web_events</w:t>
      </w:r>
      <w:r>
        <w:rPr>
          <w:rFonts w:ascii="Times New Roman" w:hAnsi="Times New Roman" w:cs="Times New Roman"/>
          <w:color w:val="525C65"/>
          <w:shd w:val="clear" w:color="auto" w:fill="FFFFFF"/>
          <w:rPrChange w:id="353" w:author="Aarati AD" w:date="2023-04-06T10:12:00Z">
            <w:rPr>
              <w:rFonts w:ascii="Open Sans" w:hAnsi="Open Sans" w:cs="Open Sans"/>
              <w:color w:val="525C65"/>
              <w:shd w:val="clear" w:color="auto" w:fill="FFFFFF"/>
            </w:rPr>
          </w:rPrChange>
        </w:rPr>
        <w:t> table for each </w:t>
      </w:r>
      <w:r>
        <w:rPr>
          <w:rStyle w:val="Strong"/>
          <w:rFonts w:ascii="Times New Roman" w:hAnsi="Times New Roman" w:cs="Times New Roman"/>
          <w:color w:val="525C65"/>
          <w:bdr w:val="none" w:sz="4" w:space="0" w:color="auto"/>
          <w:shd w:val="clear" w:color="auto" w:fill="FFFFFF"/>
          <w:rPrChange w:id="354" w:author="Aarati AD" w:date="2023-04-06T10:12:00Z">
            <w:rPr>
              <w:rStyle w:val="Strong"/>
              <w:rFonts w:ascii="Open Sans" w:hAnsi="Open Sans" w:cs="Open Sans"/>
              <w:color w:val="525C65"/>
              <w:bdr w:val="none" w:sz="4" w:space="0" w:color="auto"/>
              <w:shd w:val="clear" w:color="auto" w:fill="FFFFFF"/>
            </w:rPr>
          </w:rPrChange>
        </w:rPr>
        <w:t>sales rep</w:t>
      </w:r>
      <w:r>
        <w:rPr>
          <w:rFonts w:ascii="Times New Roman" w:hAnsi="Times New Roman" w:cs="Times New Roman"/>
          <w:color w:val="525C65"/>
          <w:shd w:val="clear" w:color="auto" w:fill="FFFFFF"/>
          <w:rPrChange w:id="355" w:author="Aarati AD" w:date="2023-04-06T10:12:00Z">
            <w:rPr>
              <w:rFonts w:ascii="Open Sans" w:hAnsi="Open Sans" w:cs="Open Sans"/>
              <w:color w:val="525C65"/>
              <w:shd w:val="clear" w:color="auto" w:fill="FFFFFF"/>
            </w:rPr>
          </w:rPrChange>
        </w:rPr>
        <w:t>. Your final table should have three columns - the </w:t>
      </w:r>
      <w:r>
        <w:rPr>
          <w:rStyle w:val="Strong"/>
          <w:rFonts w:ascii="Times New Roman" w:hAnsi="Times New Roman" w:cs="Times New Roman"/>
          <w:color w:val="525C65"/>
          <w:bdr w:val="none" w:sz="4" w:space="0" w:color="auto"/>
          <w:shd w:val="clear" w:color="auto" w:fill="FFFFFF"/>
          <w:rPrChange w:id="356" w:author="Aarati AD" w:date="2023-04-06T10:12:00Z">
            <w:rPr>
              <w:rStyle w:val="Strong"/>
              <w:rFonts w:ascii="Open Sans" w:hAnsi="Open Sans" w:cs="Open Sans"/>
              <w:color w:val="525C65"/>
              <w:bdr w:val="none" w:sz="4" w:space="0" w:color="auto"/>
              <w:shd w:val="clear" w:color="auto" w:fill="FFFFFF"/>
            </w:rPr>
          </w:rPrChange>
        </w:rPr>
        <w:t>name of the sales rep</w:t>
      </w:r>
      <w:r>
        <w:rPr>
          <w:rFonts w:ascii="Times New Roman" w:hAnsi="Times New Roman" w:cs="Times New Roman"/>
          <w:color w:val="525C65"/>
          <w:shd w:val="clear" w:color="auto" w:fill="FFFFFF"/>
          <w:rPrChange w:id="357" w:author="Aarati AD" w:date="2023-04-06T10:12:00Z">
            <w:rPr>
              <w:rFonts w:ascii="Open Sans" w:hAnsi="Open Sans" w:cs="Open Sans"/>
              <w:color w:val="525C65"/>
              <w:shd w:val="clear" w:color="auto" w:fill="FFFFFF"/>
            </w:rPr>
          </w:rPrChange>
        </w:rPr>
        <w:t>, the </w:t>
      </w:r>
      <w:r>
        <w:rPr>
          <w:rStyle w:val="Strong"/>
          <w:rFonts w:ascii="Times New Roman" w:hAnsi="Times New Roman" w:cs="Times New Roman"/>
          <w:color w:val="525C65"/>
          <w:bdr w:val="none" w:sz="4" w:space="0" w:color="auto"/>
          <w:shd w:val="clear" w:color="auto" w:fill="FFFFFF"/>
          <w:rPrChange w:id="358" w:author="Aarati AD" w:date="2023-04-06T10:12:00Z">
            <w:rPr>
              <w:rStyle w:val="Strong"/>
              <w:rFonts w:ascii="Open Sans" w:hAnsi="Open Sans" w:cs="Open Sans"/>
              <w:color w:val="525C65"/>
              <w:bdr w:val="none" w:sz="4" w:space="0" w:color="auto"/>
              <w:shd w:val="clear" w:color="auto" w:fill="FFFFFF"/>
            </w:rPr>
          </w:rPrChange>
        </w:rPr>
        <w:t>channel</w:t>
      </w:r>
      <w:r>
        <w:rPr>
          <w:rFonts w:ascii="Times New Roman" w:hAnsi="Times New Roman" w:cs="Times New Roman"/>
          <w:color w:val="525C65"/>
          <w:shd w:val="clear" w:color="auto" w:fill="FFFFFF"/>
          <w:rPrChange w:id="359" w:author="Aarati AD" w:date="2023-04-06T10:12:00Z">
            <w:rPr>
              <w:rFonts w:ascii="Open Sans" w:hAnsi="Open Sans" w:cs="Open Sans"/>
              <w:color w:val="525C65"/>
              <w:shd w:val="clear" w:color="auto" w:fill="FFFFFF"/>
            </w:rPr>
          </w:rPrChange>
        </w:rPr>
        <w:t>, and the number of occurrences. Order your table with the highest number of occurrences first.</w:t>
      </w:r>
    </w:p>
    <w:tbl>
      <w:tblPr>
        <w:tblStyle w:val="TableGrid"/>
        <w:tblW w:w="0" w:type="auto"/>
        <w:tblLook w:val="04A0" w:firstRow="1" w:lastRow="0" w:firstColumn="1" w:lastColumn="0" w:noHBand="0" w:noVBand="1"/>
      </w:tblPr>
      <w:tblGrid>
        <w:gridCol w:w="9350"/>
      </w:tblGrid>
      <w:tr w:rsidR="00254258" w14:paraId="69F27E0C" w14:textId="77777777">
        <w:tc>
          <w:tcPr>
            <w:tcW w:w="9350" w:type="dxa"/>
            <w:shd w:val="clear" w:color="auto" w:fill="E7E6E6" w:themeFill="background2"/>
          </w:tcPr>
          <w:p w14:paraId="14EBA67B" w14:textId="77777777" w:rsidR="00254258" w:rsidRPr="00254258" w:rsidRDefault="00304EF3">
            <w:pPr>
              <w:rPr>
                <w:rFonts w:ascii="Times New Roman" w:hAnsi="Times New Roman" w:cs="Times New Roman"/>
                <w:color w:val="525C65"/>
                <w:shd w:val="clear" w:color="auto" w:fill="FFFFFF"/>
                <w:rPrChange w:id="36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61" w:author="Aarati AD" w:date="2023-04-06T10:12:00Z">
                  <w:rPr>
                    <w:rFonts w:ascii="Open Sans" w:hAnsi="Open Sans" w:cs="Open Sans"/>
                    <w:color w:val="525C65"/>
                    <w:shd w:val="clear" w:color="auto" w:fill="FFFFFF"/>
                  </w:rPr>
                </w:rPrChange>
              </w:rPr>
              <w:t>Select sr.name, Count(we.channel) countc , we.channel</w:t>
            </w:r>
          </w:p>
          <w:p w14:paraId="2F5E837E" w14:textId="77777777" w:rsidR="00254258" w:rsidRPr="00254258" w:rsidRDefault="00304EF3">
            <w:pPr>
              <w:rPr>
                <w:rFonts w:ascii="Times New Roman" w:hAnsi="Times New Roman" w:cs="Times New Roman"/>
                <w:color w:val="525C65"/>
                <w:shd w:val="clear" w:color="auto" w:fill="FFFFFF"/>
                <w:rPrChange w:id="362"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63" w:author="Aarati AD" w:date="2023-04-06T10:12:00Z">
                  <w:rPr>
                    <w:rFonts w:ascii="Open Sans" w:hAnsi="Open Sans" w:cs="Open Sans"/>
                    <w:color w:val="525C65"/>
                    <w:shd w:val="clear" w:color="auto" w:fill="FFFFFF"/>
                  </w:rPr>
                </w:rPrChange>
              </w:rPr>
              <w:t>From sales_reps sr</w:t>
            </w:r>
          </w:p>
          <w:p w14:paraId="57E74533" w14:textId="77777777" w:rsidR="00254258" w:rsidRPr="00254258" w:rsidRDefault="00304EF3">
            <w:pPr>
              <w:rPr>
                <w:rFonts w:ascii="Times New Roman" w:hAnsi="Times New Roman" w:cs="Times New Roman"/>
                <w:color w:val="525C65"/>
                <w:shd w:val="clear" w:color="auto" w:fill="FFFFFF"/>
                <w:rPrChange w:id="36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65" w:author="Aarati AD" w:date="2023-04-06T10:12:00Z">
                  <w:rPr>
                    <w:rFonts w:ascii="Open Sans" w:hAnsi="Open Sans" w:cs="Open Sans"/>
                    <w:color w:val="525C65"/>
                    <w:shd w:val="clear" w:color="auto" w:fill="FFFFFF"/>
                  </w:rPr>
                </w:rPrChange>
              </w:rPr>
              <w:t>Join account a</w:t>
            </w:r>
          </w:p>
          <w:p w14:paraId="5E5699DB" w14:textId="77777777" w:rsidR="00254258" w:rsidRPr="00254258" w:rsidRDefault="00304EF3">
            <w:pPr>
              <w:rPr>
                <w:rFonts w:ascii="Times New Roman" w:hAnsi="Times New Roman" w:cs="Times New Roman"/>
                <w:color w:val="525C65"/>
                <w:shd w:val="clear" w:color="auto" w:fill="FFFFFF"/>
                <w:rPrChange w:id="366"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67" w:author="Aarati AD" w:date="2023-04-06T10:12:00Z">
                  <w:rPr>
                    <w:rFonts w:ascii="Open Sans" w:hAnsi="Open Sans" w:cs="Open Sans"/>
                    <w:color w:val="525C65"/>
                    <w:shd w:val="clear" w:color="auto" w:fill="FFFFFF"/>
                  </w:rPr>
                </w:rPrChange>
              </w:rPr>
              <w:t xml:space="preserve">On  a.sales_rep_id = sr. id </w:t>
            </w:r>
          </w:p>
          <w:p w14:paraId="3B5948B7" w14:textId="77777777" w:rsidR="00254258" w:rsidRPr="00254258" w:rsidRDefault="00304EF3">
            <w:pPr>
              <w:rPr>
                <w:rFonts w:ascii="Times New Roman" w:hAnsi="Times New Roman" w:cs="Times New Roman"/>
                <w:color w:val="525C65"/>
                <w:shd w:val="clear" w:color="auto" w:fill="FFFFFF"/>
                <w:rPrChange w:id="368"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69" w:author="Aarati AD" w:date="2023-04-06T10:12:00Z">
                  <w:rPr>
                    <w:rFonts w:ascii="Open Sans" w:hAnsi="Open Sans" w:cs="Open Sans"/>
                    <w:color w:val="525C65"/>
                    <w:shd w:val="clear" w:color="auto" w:fill="FFFFFF"/>
                  </w:rPr>
                </w:rPrChange>
              </w:rPr>
              <w:t>Join web_events  we</w:t>
            </w:r>
          </w:p>
          <w:p w14:paraId="6B476C5E" w14:textId="77777777" w:rsidR="00254258" w:rsidRPr="00254258" w:rsidRDefault="00304EF3">
            <w:pPr>
              <w:rPr>
                <w:rFonts w:ascii="Times New Roman" w:hAnsi="Times New Roman" w:cs="Times New Roman"/>
                <w:color w:val="525C65"/>
                <w:shd w:val="clear" w:color="auto" w:fill="FFFFFF"/>
                <w:rPrChange w:id="37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71" w:author="Aarati AD" w:date="2023-04-06T10:12:00Z">
                  <w:rPr>
                    <w:rFonts w:ascii="Open Sans" w:hAnsi="Open Sans" w:cs="Open Sans"/>
                    <w:color w:val="525C65"/>
                    <w:shd w:val="clear" w:color="auto" w:fill="FFFFFF"/>
                  </w:rPr>
                </w:rPrChange>
              </w:rPr>
              <w:t xml:space="preserve">On we.account_id  = a.id </w:t>
            </w:r>
          </w:p>
          <w:p w14:paraId="2E1554D3" w14:textId="77777777" w:rsidR="00254258" w:rsidRPr="00254258" w:rsidRDefault="00304EF3">
            <w:pPr>
              <w:rPr>
                <w:rFonts w:ascii="Times New Roman" w:hAnsi="Times New Roman" w:cs="Times New Roman"/>
                <w:color w:val="525C65"/>
                <w:shd w:val="clear" w:color="auto" w:fill="FFFFFF"/>
                <w:rPrChange w:id="372"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73" w:author="Aarati AD" w:date="2023-04-06T10:12:00Z">
                  <w:rPr>
                    <w:rFonts w:ascii="Open Sans" w:hAnsi="Open Sans" w:cs="Open Sans"/>
                    <w:color w:val="525C65"/>
                    <w:shd w:val="clear" w:color="auto" w:fill="FFFFFF"/>
                  </w:rPr>
                </w:rPrChange>
              </w:rPr>
              <w:lastRenderedPageBreak/>
              <w:t>Group by (sr.name)</w:t>
            </w:r>
          </w:p>
          <w:p w14:paraId="0363F41A" w14:textId="77777777" w:rsidR="00254258" w:rsidRPr="00254258" w:rsidRDefault="00304EF3">
            <w:pPr>
              <w:rPr>
                <w:rFonts w:ascii="Times New Roman" w:hAnsi="Times New Roman" w:cs="Times New Roman"/>
                <w:color w:val="525C65"/>
                <w:shd w:val="clear" w:color="auto" w:fill="FFFFFF"/>
                <w:rPrChange w:id="37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375" w:author="Aarati AD" w:date="2023-04-06T10:12:00Z">
                  <w:rPr>
                    <w:rFonts w:ascii="Open Sans" w:hAnsi="Open Sans" w:cs="Open Sans"/>
                    <w:color w:val="525C65"/>
                    <w:shd w:val="clear" w:color="auto" w:fill="FFFFFF"/>
                  </w:rPr>
                </w:rPrChange>
              </w:rPr>
              <w:t>Order by countc  DESC</w:t>
            </w:r>
          </w:p>
          <w:p w14:paraId="2C984DEE" w14:textId="77777777" w:rsidR="00254258" w:rsidRPr="00254258" w:rsidRDefault="00254258">
            <w:pPr>
              <w:rPr>
                <w:rFonts w:ascii="Times New Roman" w:hAnsi="Times New Roman" w:cs="Times New Roman"/>
                <w:color w:val="525C65"/>
                <w:shd w:val="clear" w:color="auto" w:fill="FFFFFF"/>
                <w:rPrChange w:id="376" w:author="Aarati AD" w:date="2023-04-06T10:12:00Z">
                  <w:rPr>
                    <w:rFonts w:ascii="Open Sans" w:hAnsi="Open Sans" w:cs="Open Sans"/>
                    <w:color w:val="525C65"/>
                    <w:shd w:val="clear" w:color="auto" w:fill="FFFFFF"/>
                  </w:rPr>
                </w:rPrChange>
              </w:rPr>
            </w:pPr>
          </w:p>
        </w:tc>
      </w:tr>
    </w:tbl>
    <w:p w14:paraId="16DA835B" w14:textId="77777777" w:rsidR="00254258" w:rsidRPr="00254258" w:rsidRDefault="00254258">
      <w:pPr>
        <w:rPr>
          <w:rFonts w:ascii="Times New Roman" w:hAnsi="Times New Roman" w:cs="Times New Roman"/>
          <w:color w:val="525C65"/>
          <w:shd w:val="clear" w:color="auto" w:fill="FFFFFF"/>
          <w:rPrChange w:id="377" w:author="Aarati AD" w:date="2023-04-06T10:12:00Z">
            <w:rPr>
              <w:rFonts w:ascii="Open Sans" w:hAnsi="Open Sans" w:cs="Open Sans"/>
              <w:color w:val="525C65"/>
              <w:shd w:val="clear" w:color="auto" w:fill="FFFFFF"/>
            </w:rPr>
          </w:rPrChange>
        </w:rPr>
      </w:pPr>
    </w:p>
    <w:p w14:paraId="57EDEA3D" w14:textId="77777777" w:rsidR="00254258" w:rsidRPr="00254258" w:rsidRDefault="00304EF3">
      <w:pPr>
        <w:rPr>
          <w:rFonts w:ascii="Times New Roman" w:hAnsi="Times New Roman" w:cs="Times New Roman"/>
          <w:b/>
          <w:bCs/>
          <w:color w:val="525C65"/>
          <w:shd w:val="clear" w:color="auto" w:fill="FFFFFF"/>
          <w:rPrChange w:id="378" w:author="Aarati AD" w:date="2023-04-06T10:12:00Z">
            <w:rPr>
              <w:rFonts w:ascii="Open Sans" w:hAnsi="Open Sans" w:cs="Open Sans"/>
              <w:b/>
              <w:bCs/>
              <w:color w:val="525C65"/>
              <w:shd w:val="clear" w:color="auto" w:fill="FFFFFF"/>
            </w:rPr>
          </w:rPrChange>
        </w:rPr>
      </w:pPr>
      <w:r>
        <w:rPr>
          <w:rFonts w:ascii="Times New Roman" w:hAnsi="Times New Roman" w:cs="Times New Roman"/>
          <w:b/>
          <w:bCs/>
          <w:color w:val="525C65"/>
          <w:shd w:val="clear" w:color="auto" w:fill="FFFFFF"/>
          <w:rPrChange w:id="379" w:author="Aarati AD" w:date="2023-04-06T10:12:00Z">
            <w:rPr>
              <w:rFonts w:ascii="Open Sans" w:hAnsi="Open Sans" w:cs="Open Sans"/>
              <w:b/>
              <w:bCs/>
              <w:color w:val="525C65"/>
              <w:shd w:val="clear" w:color="auto" w:fill="FFFFFF"/>
            </w:rPr>
          </w:rPrChange>
        </w:rPr>
        <w:t>Determine the number of times a particular </w:t>
      </w:r>
      <w:r>
        <w:rPr>
          <w:rStyle w:val="Strong"/>
          <w:rFonts w:ascii="Times New Roman" w:hAnsi="Times New Roman" w:cs="Times New Roman"/>
          <w:b w:val="0"/>
          <w:bCs w:val="0"/>
          <w:color w:val="525C65"/>
          <w:bdr w:val="none" w:sz="4" w:space="0" w:color="auto"/>
          <w:shd w:val="clear" w:color="auto" w:fill="FFFFFF"/>
          <w:rPrChange w:id="380" w:author="Aarati AD" w:date="2023-04-06T10:12:00Z">
            <w:rPr>
              <w:rStyle w:val="Strong"/>
              <w:rFonts w:ascii="Open Sans" w:hAnsi="Open Sans" w:cs="Open Sans"/>
              <w:b w:val="0"/>
              <w:bCs w:val="0"/>
              <w:color w:val="525C65"/>
              <w:bdr w:val="none" w:sz="4" w:space="0" w:color="auto"/>
              <w:shd w:val="clear" w:color="auto" w:fill="FFFFFF"/>
            </w:rPr>
          </w:rPrChange>
        </w:rPr>
        <w:t>channel</w:t>
      </w:r>
      <w:r>
        <w:rPr>
          <w:rFonts w:ascii="Times New Roman" w:hAnsi="Times New Roman" w:cs="Times New Roman"/>
          <w:b/>
          <w:bCs/>
          <w:color w:val="525C65"/>
          <w:shd w:val="clear" w:color="auto" w:fill="FFFFFF"/>
          <w:rPrChange w:id="381" w:author="Aarati AD" w:date="2023-04-06T10:12:00Z">
            <w:rPr>
              <w:rFonts w:ascii="Open Sans" w:hAnsi="Open Sans" w:cs="Open Sans"/>
              <w:b/>
              <w:bCs/>
              <w:color w:val="525C65"/>
              <w:shd w:val="clear" w:color="auto" w:fill="FFFFFF"/>
            </w:rPr>
          </w:rPrChange>
        </w:rPr>
        <w:t> was used in the </w:t>
      </w:r>
      <w:r>
        <w:rPr>
          <w:rStyle w:val="Strong"/>
          <w:rFonts w:ascii="Times New Roman" w:hAnsi="Times New Roman" w:cs="Times New Roman"/>
          <w:b w:val="0"/>
          <w:bCs w:val="0"/>
          <w:color w:val="525C65"/>
          <w:bdr w:val="none" w:sz="4" w:space="0" w:color="auto"/>
          <w:shd w:val="clear" w:color="auto" w:fill="FFFFFF"/>
          <w:rPrChange w:id="382" w:author="Aarati AD" w:date="2023-04-06T10:12:00Z">
            <w:rPr>
              <w:rStyle w:val="Strong"/>
              <w:rFonts w:ascii="Open Sans" w:hAnsi="Open Sans" w:cs="Open Sans"/>
              <w:b w:val="0"/>
              <w:bCs w:val="0"/>
              <w:color w:val="525C65"/>
              <w:bdr w:val="none" w:sz="4" w:space="0" w:color="auto"/>
              <w:shd w:val="clear" w:color="auto" w:fill="FFFFFF"/>
            </w:rPr>
          </w:rPrChange>
        </w:rPr>
        <w:t>web_events</w:t>
      </w:r>
      <w:r>
        <w:rPr>
          <w:rFonts w:ascii="Times New Roman" w:hAnsi="Times New Roman" w:cs="Times New Roman"/>
          <w:b/>
          <w:bCs/>
          <w:color w:val="525C65"/>
          <w:shd w:val="clear" w:color="auto" w:fill="FFFFFF"/>
          <w:rPrChange w:id="383" w:author="Aarati AD" w:date="2023-04-06T10:12:00Z">
            <w:rPr>
              <w:rFonts w:ascii="Open Sans" w:hAnsi="Open Sans" w:cs="Open Sans"/>
              <w:b/>
              <w:bCs/>
              <w:color w:val="525C65"/>
              <w:shd w:val="clear" w:color="auto" w:fill="FFFFFF"/>
            </w:rPr>
          </w:rPrChange>
        </w:rPr>
        <w:t> table for each </w:t>
      </w:r>
      <w:r>
        <w:rPr>
          <w:rStyle w:val="Strong"/>
          <w:rFonts w:ascii="Times New Roman" w:hAnsi="Times New Roman" w:cs="Times New Roman"/>
          <w:b w:val="0"/>
          <w:bCs w:val="0"/>
          <w:color w:val="525C65"/>
          <w:bdr w:val="none" w:sz="4" w:space="0" w:color="auto"/>
          <w:shd w:val="clear" w:color="auto" w:fill="FFFFFF"/>
          <w:rPrChange w:id="384" w:author="Aarati AD" w:date="2023-04-06T10:12:00Z">
            <w:rPr>
              <w:rStyle w:val="Strong"/>
              <w:rFonts w:ascii="Open Sans" w:hAnsi="Open Sans" w:cs="Open Sans"/>
              <w:b w:val="0"/>
              <w:bCs w:val="0"/>
              <w:color w:val="525C65"/>
              <w:bdr w:val="none" w:sz="4" w:space="0" w:color="auto"/>
              <w:shd w:val="clear" w:color="auto" w:fill="FFFFFF"/>
            </w:rPr>
          </w:rPrChange>
        </w:rPr>
        <w:t>region</w:t>
      </w:r>
      <w:r>
        <w:rPr>
          <w:rFonts w:ascii="Times New Roman" w:hAnsi="Times New Roman" w:cs="Times New Roman"/>
          <w:b/>
          <w:bCs/>
          <w:color w:val="525C65"/>
          <w:shd w:val="clear" w:color="auto" w:fill="FFFFFF"/>
          <w:rPrChange w:id="385" w:author="Aarati AD" w:date="2023-04-06T10:12:00Z">
            <w:rPr>
              <w:rFonts w:ascii="Open Sans" w:hAnsi="Open Sans" w:cs="Open Sans"/>
              <w:b/>
              <w:bCs/>
              <w:color w:val="525C65"/>
              <w:shd w:val="clear" w:color="auto" w:fill="FFFFFF"/>
            </w:rPr>
          </w:rPrChange>
        </w:rPr>
        <w:t>. Your final table should have three columns - the </w:t>
      </w:r>
      <w:r>
        <w:rPr>
          <w:rStyle w:val="Strong"/>
          <w:rFonts w:ascii="Times New Roman" w:hAnsi="Times New Roman" w:cs="Times New Roman"/>
          <w:b w:val="0"/>
          <w:bCs w:val="0"/>
          <w:color w:val="525C65"/>
          <w:bdr w:val="none" w:sz="4" w:space="0" w:color="auto"/>
          <w:shd w:val="clear" w:color="auto" w:fill="FFFFFF"/>
          <w:rPrChange w:id="386" w:author="Aarati AD" w:date="2023-04-06T10:12:00Z">
            <w:rPr>
              <w:rStyle w:val="Strong"/>
              <w:rFonts w:ascii="Open Sans" w:hAnsi="Open Sans" w:cs="Open Sans"/>
              <w:b w:val="0"/>
              <w:bCs w:val="0"/>
              <w:color w:val="525C65"/>
              <w:bdr w:val="none" w:sz="4" w:space="0" w:color="auto"/>
              <w:shd w:val="clear" w:color="auto" w:fill="FFFFFF"/>
            </w:rPr>
          </w:rPrChange>
        </w:rPr>
        <w:t>region name</w:t>
      </w:r>
      <w:r>
        <w:rPr>
          <w:rFonts w:ascii="Times New Roman" w:hAnsi="Times New Roman" w:cs="Times New Roman"/>
          <w:b/>
          <w:bCs/>
          <w:color w:val="525C65"/>
          <w:shd w:val="clear" w:color="auto" w:fill="FFFFFF"/>
          <w:rPrChange w:id="387" w:author="Aarati AD" w:date="2023-04-06T10:12:00Z">
            <w:rPr>
              <w:rFonts w:ascii="Open Sans" w:hAnsi="Open Sans" w:cs="Open Sans"/>
              <w:b/>
              <w:bCs/>
              <w:color w:val="525C65"/>
              <w:shd w:val="clear" w:color="auto" w:fill="FFFFFF"/>
            </w:rPr>
          </w:rPrChange>
        </w:rPr>
        <w:t>, the </w:t>
      </w:r>
      <w:r>
        <w:rPr>
          <w:rStyle w:val="Strong"/>
          <w:rFonts w:ascii="Times New Roman" w:hAnsi="Times New Roman" w:cs="Times New Roman"/>
          <w:b w:val="0"/>
          <w:bCs w:val="0"/>
          <w:color w:val="525C65"/>
          <w:bdr w:val="none" w:sz="4" w:space="0" w:color="auto"/>
          <w:shd w:val="clear" w:color="auto" w:fill="FFFFFF"/>
          <w:rPrChange w:id="388" w:author="Aarati AD" w:date="2023-04-06T10:12:00Z">
            <w:rPr>
              <w:rStyle w:val="Strong"/>
              <w:rFonts w:ascii="Open Sans" w:hAnsi="Open Sans" w:cs="Open Sans"/>
              <w:b w:val="0"/>
              <w:bCs w:val="0"/>
              <w:color w:val="525C65"/>
              <w:bdr w:val="none" w:sz="4" w:space="0" w:color="auto"/>
              <w:shd w:val="clear" w:color="auto" w:fill="FFFFFF"/>
            </w:rPr>
          </w:rPrChange>
        </w:rPr>
        <w:t>channel</w:t>
      </w:r>
      <w:r>
        <w:rPr>
          <w:rFonts w:ascii="Times New Roman" w:hAnsi="Times New Roman" w:cs="Times New Roman"/>
          <w:b/>
          <w:bCs/>
          <w:color w:val="525C65"/>
          <w:shd w:val="clear" w:color="auto" w:fill="FFFFFF"/>
          <w:rPrChange w:id="389" w:author="Aarati AD" w:date="2023-04-06T10:12:00Z">
            <w:rPr>
              <w:rFonts w:ascii="Open Sans" w:hAnsi="Open Sans" w:cs="Open Sans"/>
              <w:b/>
              <w:bCs/>
              <w:color w:val="525C65"/>
              <w:shd w:val="clear" w:color="auto" w:fill="FFFFFF"/>
            </w:rPr>
          </w:rPrChange>
        </w:rPr>
        <w:t>, and the number of occurrences. Order your table with the highest number of occurrences first.</w:t>
      </w:r>
    </w:p>
    <w:p w14:paraId="5D3FF821"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390"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391"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392"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393"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394" w:author="Aarati AD" w:date="2023-04-06T10:12:00Z">
            <w:rPr>
              <w:rStyle w:val="Hljs-operator"/>
              <w:rFonts w:ascii="Consolas" w:hAnsi="Consolas"/>
              <w:color w:val="0F2B3D"/>
              <w:bdr w:val="none" w:sz="4" w:space="0" w:color="auto"/>
              <w:shd w:val="clear" w:color="auto" w:fill="F7F7F8"/>
            </w:rPr>
          </w:rPrChange>
        </w:rPr>
        <w:t xml:space="preserve">, w.channel, </w:t>
      </w:r>
      <w:r>
        <w:rPr>
          <w:rStyle w:val="Hljs-keyword"/>
          <w:rFonts w:ascii="Times New Roman" w:hAnsi="Times New Roman" w:cs="Times New Roman"/>
          <w:b/>
          <w:bCs/>
          <w:color w:val="333333"/>
          <w:bdr w:val="none" w:sz="4" w:space="0" w:color="auto"/>
          <w:shd w:val="clear" w:color="auto" w:fill="F7F7F8"/>
          <w:rPrChange w:id="395" w:author="Aarati AD" w:date="2023-04-06T10:12:00Z">
            <w:rPr>
              <w:rStyle w:val="Hljs-keyword"/>
              <w:rFonts w:ascii="inherit" w:hAnsi="inherit"/>
              <w:b/>
              <w:bCs/>
              <w:color w:val="333333"/>
              <w:bdr w:val="none" w:sz="4" w:space="0" w:color="auto"/>
              <w:shd w:val="clear" w:color="auto" w:fill="F7F7F8"/>
            </w:rPr>
          </w:rPrChange>
        </w:rPr>
        <w:t>COUNT</w:t>
      </w:r>
      <w:r>
        <w:rPr>
          <w:rStyle w:val="Hljs-operator"/>
          <w:rFonts w:ascii="Times New Roman" w:hAnsi="Times New Roman" w:cs="Times New Roman"/>
          <w:color w:val="0F2B3D"/>
          <w:bdr w:val="none" w:sz="4" w:space="0" w:color="auto"/>
          <w:shd w:val="clear" w:color="auto" w:fill="F7F7F8"/>
          <w:rPrChange w:id="396" w:author="Aarati AD" w:date="2023-04-06T10:12:00Z">
            <w:rPr>
              <w:rStyle w:val="Hljs-operator"/>
              <w:rFonts w:ascii="Consolas" w:hAnsi="Consolas"/>
              <w:color w:val="0F2B3D"/>
              <w:bdr w:val="none" w:sz="4" w:space="0" w:color="auto"/>
              <w:shd w:val="clear" w:color="auto" w:fill="F7F7F8"/>
            </w:rPr>
          </w:rPrChange>
        </w:rPr>
        <w:t>(*) num_events</w:t>
      </w:r>
    </w:p>
    <w:p w14:paraId="7A1EFF3F"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397"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398"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399" w:author="Aarati AD" w:date="2023-04-06T10:12:00Z">
            <w:rPr>
              <w:rStyle w:val="Hljs-operator"/>
              <w:rFonts w:ascii="Consolas" w:hAnsi="Consolas"/>
              <w:color w:val="0F2B3D"/>
              <w:bdr w:val="none" w:sz="4" w:space="0" w:color="auto"/>
              <w:shd w:val="clear" w:color="auto" w:fill="F7F7F8"/>
            </w:rPr>
          </w:rPrChange>
        </w:rPr>
        <w:t xml:space="preserve"> accounts a</w:t>
      </w:r>
    </w:p>
    <w:p w14:paraId="12331E5B"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00"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01"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402" w:author="Aarati AD" w:date="2023-04-06T10:12:00Z">
            <w:rPr>
              <w:rStyle w:val="Hljs-operator"/>
              <w:rFonts w:ascii="Consolas" w:hAnsi="Consolas"/>
              <w:color w:val="0F2B3D"/>
              <w:bdr w:val="none" w:sz="4" w:space="0" w:color="auto"/>
              <w:shd w:val="clear" w:color="auto" w:fill="F7F7F8"/>
            </w:rPr>
          </w:rPrChange>
        </w:rPr>
        <w:t xml:space="preserve"> web_events w</w:t>
      </w:r>
    </w:p>
    <w:p w14:paraId="4E20564F"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03"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04"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405" w:author="Aarati AD" w:date="2023-04-06T10:12:00Z">
            <w:rPr>
              <w:rStyle w:val="Hljs-operator"/>
              <w:rFonts w:ascii="Consolas" w:hAnsi="Consolas"/>
              <w:color w:val="0F2B3D"/>
              <w:bdr w:val="none" w:sz="4" w:space="0" w:color="auto"/>
              <w:shd w:val="clear" w:color="auto" w:fill="F7F7F8"/>
            </w:rPr>
          </w:rPrChange>
        </w:rPr>
        <w:t xml:space="preserve"> a.</w:t>
      </w:r>
      <w:r>
        <w:rPr>
          <w:rStyle w:val="Hljs-keyword"/>
          <w:rFonts w:ascii="Times New Roman" w:hAnsi="Times New Roman" w:cs="Times New Roman"/>
          <w:b/>
          <w:bCs/>
          <w:color w:val="333333"/>
          <w:bdr w:val="none" w:sz="4" w:space="0" w:color="auto"/>
          <w:shd w:val="clear" w:color="auto" w:fill="F7F7F8"/>
          <w:rPrChange w:id="406"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407" w:author="Aarati AD" w:date="2023-04-06T10:12:00Z">
            <w:rPr>
              <w:rStyle w:val="Hljs-operator"/>
              <w:rFonts w:ascii="Consolas" w:hAnsi="Consolas"/>
              <w:color w:val="0F2B3D"/>
              <w:bdr w:val="none" w:sz="4" w:space="0" w:color="auto"/>
              <w:shd w:val="clear" w:color="auto" w:fill="F7F7F8"/>
            </w:rPr>
          </w:rPrChange>
        </w:rPr>
        <w:t xml:space="preserve"> = w.account_id</w:t>
      </w:r>
    </w:p>
    <w:p w14:paraId="499BF8F4"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08"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09"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410" w:author="Aarati AD" w:date="2023-04-06T10:12:00Z">
            <w:rPr>
              <w:rStyle w:val="Hljs-operator"/>
              <w:rFonts w:ascii="Consolas" w:hAnsi="Consolas"/>
              <w:color w:val="0F2B3D"/>
              <w:bdr w:val="none" w:sz="4" w:space="0" w:color="auto"/>
              <w:shd w:val="clear" w:color="auto" w:fill="F7F7F8"/>
            </w:rPr>
          </w:rPrChange>
        </w:rPr>
        <w:t xml:space="preserve"> sales_reps s</w:t>
      </w:r>
    </w:p>
    <w:p w14:paraId="7FAA83D3"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11"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12"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413" w:author="Aarati AD" w:date="2023-04-06T10:12:00Z">
            <w:rPr>
              <w:rStyle w:val="Hljs-operator"/>
              <w:rFonts w:ascii="Consolas" w:hAnsi="Consolas"/>
              <w:color w:val="0F2B3D"/>
              <w:bdr w:val="none" w:sz="4" w:space="0" w:color="auto"/>
              <w:shd w:val="clear" w:color="auto" w:fill="F7F7F8"/>
            </w:rPr>
          </w:rPrChange>
        </w:rPr>
        <w:t xml:space="preserve"> s.</w:t>
      </w:r>
      <w:r>
        <w:rPr>
          <w:rStyle w:val="Hljs-keyword"/>
          <w:rFonts w:ascii="Times New Roman" w:hAnsi="Times New Roman" w:cs="Times New Roman"/>
          <w:b/>
          <w:bCs/>
          <w:color w:val="333333"/>
          <w:bdr w:val="none" w:sz="4" w:space="0" w:color="auto"/>
          <w:shd w:val="clear" w:color="auto" w:fill="F7F7F8"/>
          <w:rPrChange w:id="414"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415" w:author="Aarati AD" w:date="2023-04-06T10:12:00Z">
            <w:rPr>
              <w:rStyle w:val="Hljs-operator"/>
              <w:rFonts w:ascii="Consolas" w:hAnsi="Consolas"/>
              <w:color w:val="0F2B3D"/>
              <w:bdr w:val="none" w:sz="4" w:space="0" w:color="auto"/>
              <w:shd w:val="clear" w:color="auto" w:fill="F7F7F8"/>
            </w:rPr>
          </w:rPrChange>
        </w:rPr>
        <w:t xml:space="preserve"> = a.sales_rep_id</w:t>
      </w:r>
    </w:p>
    <w:p w14:paraId="4B903807"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16"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17"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418" w:author="Aarati AD" w:date="2023-04-06T10:12:00Z">
            <w:rPr>
              <w:rStyle w:val="Hljs-operator"/>
              <w:rFonts w:ascii="Consolas" w:hAnsi="Consolas"/>
              <w:color w:val="0F2B3D"/>
              <w:bdr w:val="none" w:sz="4" w:space="0" w:color="auto"/>
              <w:shd w:val="clear" w:color="auto" w:fill="F7F7F8"/>
            </w:rPr>
          </w:rPrChange>
        </w:rPr>
        <w:t xml:space="preserve"> region r</w:t>
      </w:r>
    </w:p>
    <w:p w14:paraId="76C2407A"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19"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20"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421"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422"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423" w:author="Aarati AD" w:date="2023-04-06T10:12:00Z">
            <w:rPr>
              <w:rStyle w:val="Hljs-operator"/>
              <w:rFonts w:ascii="Consolas" w:hAnsi="Consolas"/>
              <w:color w:val="0F2B3D"/>
              <w:bdr w:val="none" w:sz="4" w:space="0" w:color="auto"/>
              <w:shd w:val="clear" w:color="auto" w:fill="F7F7F8"/>
            </w:rPr>
          </w:rPrChange>
        </w:rPr>
        <w:t xml:space="preserve"> = s.region_id</w:t>
      </w:r>
    </w:p>
    <w:p w14:paraId="153083A8"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24"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25" w:author="Aarati AD" w:date="2023-04-06T10:12:00Z">
            <w:rPr>
              <w:rStyle w:val="Hljs-keyword"/>
              <w:rFonts w:ascii="inherit" w:hAnsi="inherit"/>
              <w:b/>
              <w:bCs/>
              <w:color w:val="333333"/>
              <w:bdr w:val="none" w:sz="4" w:space="0" w:color="auto"/>
              <w:shd w:val="clear" w:color="auto" w:fill="F7F7F8"/>
            </w:rPr>
          </w:rPrChange>
        </w:rPr>
        <w:t>GROUP</w:t>
      </w:r>
      <w:r>
        <w:rPr>
          <w:rStyle w:val="Hljs-operator"/>
          <w:rFonts w:ascii="Times New Roman" w:hAnsi="Times New Roman" w:cs="Times New Roman"/>
          <w:color w:val="0F2B3D"/>
          <w:bdr w:val="none" w:sz="4" w:space="0" w:color="auto"/>
          <w:shd w:val="clear" w:color="auto" w:fill="F7F7F8"/>
          <w:rPrChange w:id="426"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27"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428"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429"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430" w:author="Aarati AD" w:date="2023-04-06T10:12:00Z">
            <w:rPr>
              <w:rStyle w:val="Hljs-operator"/>
              <w:rFonts w:ascii="Consolas" w:hAnsi="Consolas"/>
              <w:color w:val="0F2B3D"/>
              <w:bdr w:val="none" w:sz="4" w:space="0" w:color="auto"/>
              <w:shd w:val="clear" w:color="auto" w:fill="F7F7F8"/>
            </w:rPr>
          </w:rPrChange>
        </w:rPr>
        <w:t>, w.channel</w:t>
      </w:r>
    </w:p>
    <w:p w14:paraId="013776E9"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431"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432" w:author="Aarati AD" w:date="2023-04-06T10:12:00Z">
            <w:rPr>
              <w:rStyle w:val="Hljs-keyword"/>
              <w:rFonts w:ascii="inherit" w:hAnsi="inherit"/>
              <w:b/>
              <w:bCs/>
              <w:color w:val="333333"/>
              <w:bdr w:val="none" w:sz="4" w:space="0" w:color="auto"/>
              <w:shd w:val="clear" w:color="auto" w:fill="F7F7F8"/>
            </w:rPr>
          </w:rPrChange>
        </w:rPr>
        <w:t>ORDER</w:t>
      </w:r>
      <w:r>
        <w:rPr>
          <w:rStyle w:val="Hljs-operator"/>
          <w:rFonts w:ascii="Times New Roman" w:hAnsi="Times New Roman" w:cs="Times New Roman"/>
          <w:color w:val="0F2B3D"/>
          <w:bdr w:val="none" w:sz="4" w:space="0" w:color="auto"/>
          <w:shd w:val="clear" w:color="auto" w:fill="F7F7F8"/>
          <w:rPrChange w:id="433"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34"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435" w:author="Aarati AD" w:date="2023-04-06T10:12:00Z">
            <w:rPr>
              <w:rStyle w:val="Hljs-operator"/>
              <w:rFonts w:ascii="Consolas" w:hAnsi="Consolas"/>
              <w:color w:val="0F2B3D"/>
              <w:bdr w:val="none" w:sz="4" w:space="0" w:color="auto"/>
              <w:shd w:val="clear" w:color="auto" w:fill="F7F7F8"/>
            </w:rPr>
          </w:rPrChange>
        </w:rPr>
        <w:t xml:space="preserve"> num_events </w:t>
      </w:r>
      <w:r>
        <w:rPr>
          <w:rStyle w:val="Hljs-keyword"/>
          <w:rFonts w:ascii="Times New Roman" w:hAnsi="Times New Roman" w:cs="Times New Roman"/>
          <w:b/>
          <w:bCs/>
          <w:color w:val="333333"/>
          <w:bdr w:val="none" w:sz="4" w:space="0" w:color="auto"/>
          <w:shd w:val="clear" w:color="auto" w:fill="F7F7F8"/>
          <w:rPrChange w:id="436" w:author="Aarati AD" w:date="2023-04-06T10:12:00Z">
            <w:rPr>
              <w:rStyle w:val="Hljs-keyword"/>
              <w:rFonts w:ascii="inherit" w:hAnsi="inherit"/>
              <w:b/>
              <w:bCs/>
              <w:color w:val="333333"/>
              <w:bdr w:val="none" w:sz="4" w:space="0" w:color="auto"/>
              <w:shd w:val="clear" w:color="auto" w:fill="F7F7F8"/>
            </w:rPr>
          </w:rPrChange>
        </w:rPr>
        <w:t>DESC</w:t>
      </w:r>
      <w:r>
        <w:rPr>
          <w:rStyle w:val="Hljs-operator"/>
          <w:rFonts w:ascii="Times New Roman" w:hAnsi="Times New Roman" w:cs="Times New Roman"/>
          <w:color w:val="0F2B3D"/>
          <w:bdr w:val="none" w:sz="4" w:space="0" w:color="auto"/>
          <w:shd w:val="clear" w:color="auto" w:fill="F7F7F8"/>
          <w:rPrChange w:id="437" w:author="Aarati AD" w:date="2023-04-06T10:12:00Z">
            <w:rPr>
              <w:rStyle w:val="Hljs-operator"/>
              <w:rFonts w:ascii="Consolas" w:hAnsi="Consolas"/>
              <w:color w:val="0F2B3D"/>
              <w:bdr w:val="none" w:sz="4" w:space="0" w:color="auto"/>
              <w:shd w:val="clear" w:color="auto" w:fill="F7F7F8"/>
            </w:rPr>
          </w:rPrChange>
        </w:rPr>
        <w:t>;</w:t>
      </w:r>
    </w:p>
    <w:p w14:paraId="47D988EF" w14:textId="77777777" w:rsidR="00254258" w:rsidRPr="00254258" w:rsidRDefault="00304EF3">
      <w:pPr>
        <w:rPr>
          <w:rFonts w:ascii="Times New Roman" w:hAnsi="Times New Roman" w:cs="Times New Roman"/>
          <w:b/>
          <w:bCs/>
          <w:color w:val="525C65"/>
          <w:shd w:val="clear" w:color="auto" w:fill="FFFFFF"/>
          <w:rPrChange w:id="438" w:author="Aarati AD" w:date="2023-04-06T10:12:00Z">
            <w:rPr>
              <w:rFonts w:ascii="Open Sans" w:hAnsi="Open Sans" w:cs="Open Sans"/>
              <w:b/>
              <w:bCs/>
              <w:color w:val="525C65"/>
              <w:shd w:val="clear" w:color="auto" w:fill="FFFFFF"/>
            </w:rPr>
          </w:rPrChange>
        </w:rPr>
      </w:pPr>
      <w:r>
        <w:rPr>
          <w:rFonts w:ascii="Times New Roman" w:hAnsi="Times New Roman" w:cs="Times New Roman"/>
          <w:b/>
          <w:bCs/>
          <w:color w:val="525C65"/>
          <w:shd w:val="clear" w:color="auto" w:fill="FFFFFF"/>
          <w:rPrChange w:id="439" w:author="Aarati AD" w:date="2023-04-06T10:12:00Z">
            <w:rPr>
              <w:rFonts w:ascii="Open Sans" w:hAnsi="Open Sans" w:cs="Open Sans"/>
              <w:b/>
              <w:bCs/>
              <w:color w:val="525C65"/>
              <w:shd w:val="clear" w:color="auto" w:fill="FFFFFF"/>
            </w:rPr>
          </w:rPrChange>
        </w:rPr>
        <w:t xml:space="preserve">   </w:t>
      </w:r>
    </w:p>
    <w:p w14:paraId="7F670CD1" w14:textId="77777777" w:rsidR="00254258" w:rsidRPr="00254258" w:rsidRDefault="00304EF3">
      <w:pPr>
        <w:rPr>
          <w:rStyle w:val="Strong"/>
          <w:rFonts w:ascii="Times New Roman" w:hAnsi="Times New Roman" w:cs="Times New Roman"/>
          <w:color w:val="525C65"/>
          <w:bdr w:val="none" w:sz="4" w:space="0" w:color="auto"/>
          <w:shd w:val="clear" w:color="auto" w:fill="FFFFFF"/>
          <w:rPrChange w:id="440" w:author="Aarati AD" w:date="2023-04-06T10:12:00Z">
            <w:rPr>
              <w:rStyle w:val="Strong"/>
              <w:rFonts w:ascii="Open Sans" w:hAnsi="Open Sans" w:cs="Open Sans"/>
              <w:color w:val="525C65"/>
              <w:bdr w:val="none" w:sz="4" w:space="0" w:color="auto"/>
              <w:shd w:val="clear" w:color="auto" w:fill="FFFFFF"/>
            </w:rPr>
          </w:rPrChange>
        </w:rPr>
      </w:pPr>
      <w:r>
        <w:rPr>
          <w:rStyle w:val="Strong"/>
          <w:rFonts w:ascii="Times New Roman" w:hAnsi="Times New Roman" w:cs="Times New Roman"/>
          <w:color w:val="525C65"/>
          <w:bdr w:val="none" w:sz="4" w:space="0" w:color="auto"/>
          <w:shd w:val="clear" w:color="auto" w:fill="FFFFFF"/>
          <w:rPrChange w:id="441" w:author="Aarati AD" w:date="2023-04-06T10:12:00Z">
            <w:rPr>
              <w:rStyle w:val="Strong"/>
              <w:rFonts w:ascii="Open Sans" w:hAnsi="Open Sans" w:cs="Open Sans"/>
              <w:color w:val="525C65"/>
              <w:bdr w:val="none" w:sz="4" w:space="0" w:color="auto"/>
              <w:shd w:val="clear" w:color="auto" w:fill="FFFFFF"/>
            </w:rPr>
          </w:rPrChange>
        </w:rPr>
        <w:t>DISTINCT</w:t>
      </w:r>
    </w:p>
    <w:p w14:paraId="2F63AAFC" w14:textId="77777777" w:rsidR="00254258" w:rsidRPr="00254258" w:rsidRDefault="00304EF3">
      <w:pPr>
        <w:rPr>
          <w:rFonts w:ascii="Times New Roman" w:hAnsi="Times New Roman" w:cs="Times New Roman"/>
          <w:color w:val="525C65"/>
          <w:shd w:val="clear" w:color="auto" w:fill="FFFFFF"/>
          <w:rPrChange w:id="442" w:author="Aarati AD" w:date="2023-04-06T10:12:00Z">
            <w:rPr>
              <w:rFonts w:ascii="Open Sans" w:hAnsi="Open Sans" w:cs="Open Sans"/>
              <w:color w:val="525C65"/>
              <w:shd w:val="clear" w:color="auto" w:fill="FFFFFF"/>
            </w:rPr>
          </w:rPrChange>
        </w:rPr>
      </w:pPr>
      <w:r>
        <w:rPr>
          <w:rStyle w:val="Strong"/>
          <w:rFonts w:ascii="Times New Roman" w:hAnsi="Times New Roman" w:cs="Times New Roman"/>
          <w:color w:val="525C65"/>
          <w:bdr w:val="none" w:sz="4" w:space="0" w:color="auto"/>
          <w:shd w:val="clear" w:color="auto" w:fill="FFFFFF"/>
          <w:rPrChange w:id="443" w:author="Aarati AD" w:date="2023-04-06T10:12:00Z">
            <w:rPr>
              <w:rStyle w:val="Strong"/>
              <w:rFonts w:ascii="Open Sans" w:hAnsi="Open Sans" w:cs="Open Sans"/>
              <w:color w:val="525C65"/>
              <w:bdr w:val="none" w:sz="4" w:space="0" w:color="auto"/>
              <w:shd w:val="clear" w:color="auto" w:fill="FFFFFF"/>
            </w:rPr>
          </w:rPrChange>
        </w:rPr>
        <w:t>DISTINCT</w:t>
      </w:r>
      <w:r>
        <w:rPr>
          <w:rFonts w:ascii="Times New Roman" w:hAnsi="Times New Roman" w:cs="Times New Roman"/>
          <w:color w:val="525C65"/>
          <w:shd w:val="clear" w:color="auto" w:fill="FFFFFF"/>
          <w:rPrChange w:id="444" w:author="Aarati AD" w:date="2023-04-06T10:12:00Z">
            <w:rPr>
              <w:rFonts w:ascii="Open Sans" w:hAnsi="Open Sans" w:cs="Open Sans"/>
              <w:color w:val="525C65"/>
              <w:shd w:val="clear" w:color="auto" w:fill="FFFFFF"/>
            </w:rPr>
          </w:rPrChange>
        </w:rPr>
        <w:t> is always used in </w:t>
      </w:r>
      <w:r>
        <w:rPr>
          <w:rStyle w:val="Strong"/>
          <w:rFonts w:ascii="Times New Roman" w:hAnsi="Times New Roman" w:cs="Times New Roman"/>
          <w:color w:val="525C65"/>
          <w:bdr w:val="none" w:sz="4" w:space="0" w:color="auto"/>
          <w:shd w:val="clear" w:color="auto" w:fill="FFFFFF"/>
          <w:rPrChange w:id="445" w:author="Aarati AD" w:date="2023-04-06T10:12:00Z">
            <w:rPr>
              <w:rStyle w:val="Strong"/>
              <w:rFonts w:ascii="Open Sans" w:hAnsi="Open Sans" w:cs="Open Sans"/>
              <w:color w:val="525C65"/>
              <w:bdr w:val="none" w:sz="4" w:space="0" w:color="auto"/>
              <w:shd w:val="clear" w:color="auto" w:fill="FFFFFF"/>
            </w:rPr>
          </w:rPrChange>
        </w:rPr>
        <w:t>SELECT</w:t>
      </w:r>
      <w:r>
        <w:rPr>
          <w:rFonts w:ascii="Times New Roman" w:hAnsi="Times New Roman" w:cs="Times New Roman"/>
          <w:color w:val="525C65"/>
          <w:shd w:val="clear" w:color="auto" w:fill="FFFFFF"/>
          <w:rPrChange w:id="446" w:author="Aarati AD" w:date="2023-04-06T10:12:00Z">
            <w:rPr>
              <w:rFonts w:ascii="Open Sans" w:hAnsi="Open Sans" w:cs="Open Sans"/>
              <w:color w:val="525C65"/>
              <w:shd w:val="clear" w:color="auto" w:fill="FFFFFF"/>
            </w:rPr>
          </w:rPrChange>
        </w:rPr>
        <w:t> statements, and it provides the unique rows for all columns written in the </w:t>
      </w:r>
      <w:r>
        <w:rPr>
          <w:rStyle w:val="Strong"/>
          <w:rFonts w:ascii="Times New Roman" w:hAnsi="Times New Roman" w:cs="Times New Roman"/>
          <w:color w:val="525C65"/>
          <w:bdr w:val="none" w:sz="4" w:space="0" w:color="auto"/>
          <w:shd w:val="clear" w:color="auto" w:fill="FFFFFF"/>
          <w:rPrChange w:id="447" w:author="Aarati AD" w:date="2023-04-06T10:12:00Z">
            <w:rPr>
              <w:rStyle w:val="Strong"/>
              <w:rFonts w:ascii="Open Sans" w:hAnsi="Open Sans" w:cs="Open Sans"/>
              <w:color w:val="525C65"/>
              <w:bdr w:val="none" w:sz="4" w:space="0" w:color="auto"/>
              <w:shd w:val="clear" w:color="auto" w:fill="FFFFFF"/>
            </w:rPr>
          </w:rPrChange>
        </w:rPr>
        <w:t>SELECT</w:t>
      </w:r>
      <w:r>
        <w:rPr>
          <w:rFonts w:ascii="Times New Roman" w:hAnsi="Times New Roman" w:cs="Times New Roman"/>
          <w:color w:val="525C65"/>
          <w:shd w:val="clear" w:color="auto" w:fill="FFFFFF"/>
          <w:rPrChange w:id="448" w:author="Aarati AD" w:date="2023-04-06T10:12:00Z">
            <w:rPr>
              <w:rFonts w:ascii="Open Sans" w:hAnsi="Open Sans" w:cs="Open Sans"/>
              <w:color w:val="525C65"/>
              <w:shd w:val="clear" w:color="auto" w:fill="FFFFFF"/>
            </w:rPr>
          </w:rPrChange>
        </w:rPr>
        <w:t> statement. Therefore, you only use </w:t>
      </w:r>
      <w:r>
        <w:rPr>
          <w:rStyle w:val="Strong"/>
          <w:rFonts w:ascii="Times New Roman" w:hAnsi="Times New Roman" w:cs="Times New Roman"/>
          <w:color w:val="525C65"/>
          <w:bdr w:val="none" w:sz="4" w:space="0" w:color="auto"/>
          <w:shd w:val="clear" w:color="auto" w:fill="FFFFFF"/>
          <w:rPrChange w:id="449" w:author="Aarati AD" w:date="2023-04-06T10:12:00Z">
            <w:rPr>
              <w:rStyle w:val="Strong"/>
              <w:rFonts w:ascii="Open Sans" w:hAnsi="Open Sans" w:cs="Open Sans"/>
              <w:color w:val="525C65"/>
              <w:bdr w:val="none" w:sz="4" w:space="0" w:color="auto"/>
              <w:shd w:val="clear" w:color="auto" w:fill="FFFFFF"/>
            </w:rPr>
          </w:rPrChange>
        </w:rPr>
        <w:t>DISTINCT</w:t>
      </w:r>
      <w:r>
        <w:rPr>
          <w:rFonts w:ascii="Times New Roman" w:hAnsi="Times New Roman" w:cs="Times New Roman"/>
          <w:color w:val="525C65"/>
          <w:shd w:val="clear" w:color="auto" w:fill="FFFFFF"/>
          <w:rPrChange w:id="450" w:author="Aarati AD" w:date="2023-04-06T10:12:00Z">
            <w:rPr>
              <w:rFonts w:ascii="Open Sans" w:hAnsi="Open Sans" w:cs="Open Sans"/>
              <w:color w:val="525C65"/>
              <w:shd w:val="clear" w:color="auto" w:fill="FFFFFF"/>
            </w:rPr>
          </w:rPrChange>
        </w:rPr>
        <w:t> once in any particular </w:t>
      </w:r>
      <w:r>
        <w:rPr>
          <w:rStyle w:val="Strong"/>
          <w:rFonts w:ascii="Times New Roman" w:hAnsi="Times New Roman" w:cs="Times New Roman"/>
          <w:color w:val="525C65"/>
          <w:bdr w:val="none" w:sz="4" w:space="0" w:color="auto"/>
          <w:shd w:val="clear" w:color="auto" w:fill="FFFFFF"/>
          <w:rPrChange w:id="451" w:author="Aarati AD" w:date="2023-04-06T10:12:00Z">
            <w:rPr>
              <w:rStyle w:val="Strong"/>
              <w:rFonts w:ascii="Open Sans" w:hAnsi="Open Sans" w:cs="Open Sans"/>
              <w:color w:val="525C65"/>
              <w:bdr w:val="none" w:sz="4" w:space="0" w:color="auto"/>
              <w:shd w:val="clear" w:color="auto" w:fill="FFFFFF"/>
            </w:rPr>
          </w:rPrChange>
        </w:rPr>
        <w:t>SELECT</w:t>
      </w:r>
      <w:r>
        <w:rPr>
          <w:rFonts w:ascii="Times New Roman" w:hAnsi="Times New Roman" w:cs="Times New Roman"/>
          <w:color w:val="525C65"/>
          <w:shd w:val="clear" w:color="auto" w:fill="FFFFFF"/>
          <w:rPrChange w:id="452" w:author="Aarati AD" w:date="2023-04-06T10:12:00Z">
            <w:rPr>
              <w:rFonts w:ascii="Open Sans" w:hAnsi="Open Sans" w:cs="Open Sans"/>
              <w:color w:val="525C65"/>
              <w:shd w:val="clear" w:color="auto" w:fill="FFFFFF"/>
            </w:rPr>
          </w:rPrChange>
        </w:rPr>
        <w:t> statement.</w:t>
      </w:r>
    </w:p>
    <w:p w14:paraId="1DA33F2B"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53" w:author="Aarati AD" w:date="2023-04-06T10:12:00Z">
            <w:rPr>
              <w:rStyle w:val="Hljs-operator"/>
              <w:rFonts w:ascii="Consolas" w:eastAsiaTheme="minorHAnsi" w:hAnsi="Consolas" w:cstheme="minorBidi"/>
              <w:color w:val="0F2B3D"/>
              <w:sz w:val="22"/>
              <w:szCs w:val="22"/>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54"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455"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56" w:author="Aarati AD" w:date="2023-04-06T10:12:00Z">
            <w:rPr>
              <w:rStyle w:val="Hljs-keyword"/>
              <w:rFonts w:ascii="inherit" w:hAnsi="inherit"/>
              <w:b/>
              <w:bCs/>
              <w:color w:val="333333"/>
              <w:bdr w:val="none" w:sz="4" w:space="0" w:color="auto"/>
              <w:shd w:val="clear" w:color="auto" w:fill="F7F7F8"/>
            </w:rPr>
          </w:rPrChange>
        </w:rPr>
        <w:t>DISTINCT</w:t>
      </w:r>
      <w:r>
        <w:rPr>
          <w:rStyle w:val="Hljs-operator"/>
          <w:rFonts w:ascii="Times New Roman" w:hAnsi="Times New Roman" w:cs="Times New Roman"/>
          <w:color w:val="0F2B3D"/>
          <w:bdr w:val="none" w:sz="4" w:space="0" w:color="auto"/>
          <w:shd w:val="clear" w:color="auto" w:fill="F7F7F8"/>
          <w:rPrChange w:id="457" w:author="Aarati AD" w:date="2023-04-06T10:12:00Z">
            <w:rPr>
              <w:rStyle w:val="Hljs-operator"/>
              <w:rFonts w:ascii="Consolas" w:hAnsi="Consolas"/>
              <w:color w:val="0F2B3D"/>
              <w:bdr w:val="none" w:sz="4" w:space="0" w:color="auto"/>
              <w:shd w:val="clear" w:color="auto" w:fill="F7F7F8"/>
            </w:rPr>
          </w:rPrChange>
        </w:rPr>
        <w:t xml:space="preserve"> column1, column2, column3</w:t>
      </w:r>
    </w:p>
    <w:p w14:paraId="1ABB2240"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458"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459"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460" w:author="Aarati AD" w:date="2023-04-06T10:12:00Z">
            <w:rPr>
              <w:rStyle w:val="Hljs-operator"/>
              <w:rFonts w:ascii="Consolas" w:hAnsi="Consolas"/>
              <w:color w:val="0F2B3D"/>
              <w:bdr w:val="none" w:sz="4" w:space="0" w:color="auto"/>
              <w:shd w:val="clear" w:color="auto" w:fill="F7F7F8"/>
            </w:rPr>
          </w:rPrChange>
        </w:rPr>
        <w:t xml:space="preserve"> table1;</w:t>
      </w:r>
    </w:p>
    <w:p w14:paraId="181DAB9F" w14:textId="77777777" w:rsidR="00254258" w:rsidRPr="00254258" w:rsidRDefault="00254258">
      <w:pPr>
        <w:rPr>
          <w:rFonts w:ascii="Times New Roman" w:hAnsi="Times New Roman" w:cs="Times New Roman"/>
          <w:color w:val="525C65"/>
          <w:shd w:val="clear" w:color="auto" w:fill="FFFFFF"/>
          <w:rPrChange w:id="461" w:author="Aarati AD" w:date="2023-04-06T10:12:00Z">
            <w:rPr>
              <w:rFonts w:ascii="Open Sans" w:hAnsi="Open Sans" w:cs="Open Sans"/>
              <w:color w:val="525C65"/>
              <w:shd w:val="clear" w:color="auto" w:fill="FFFFFF"/>
            </w:rPr>
          </w:rPrChange>
        </w:rPr>
      </w:pPr>
    </w:p>
    <w:p w14:paraId="454DB958" w14:textId="77777777" w:rsidR="00254258" w:rsidRPr="00254258" w:rsidRDefault="00254258">
      <w:pPr>
        <w:rPr>
          <w:rFonts w:ascii="Times New Roman" w:hAnsi="Times New Roman" w:cs="Times New Roman"/>
          <w:color w:val="525C65"/>
          <w:shd w:val="clear" w:color="auto" w:fill="FFFFFF"/>
          <w:rPrChange w:id="462" w:author="Aarati AD" w:date="2023-04-06T10:12:00Z">
            <w:rPr>
              <w:rFonts w:ascii="Open Sans" w:hAnsi="Open Sans" w:cs="Open Sans"/>
              <w:color w:val="525C65"/>
              <w:shd w:val="clear" w:color="auto" w:fill="FFFFFF"/>
            </w:rPr>
          </w:rPrChange>
        </w:rPr>
      </w:pPr>
    </w:p>
    <w:p w14:paraId="51CC42DA" w14:textId="77777777" w:rsidR="00254258" w:rsidRPr="00254258" w:rsidRDefault="00304EF3">
      <w:pPr>
        <w:rPr>
          <w:rFonts w:ascii="Times New Roman" w:hAnsi="Times New Roman" w:cs="Times New Roman"/>
          <w:b/>
          <w:bCs/>
          <w:color w:val="525C65"/>
          <w:shd w:val="clear" w:color="auto" w:fill="FFFFFF"/>
          <w:rPrChange w:id="463" w:author="Aarati AD" w:date="2023-04-06T10:12:00Z">
            <w:rPr>
              <w:rFonts w:ascii="Open Sans" w:hAnsi="Open Sans" w:cs="Open Sans"/>
              <w:b/>
              <w:bCs/>
              <w:color w:val="525C65"/>
              <w:shd w:val="clear" w:color="auto" w:fill="FFFFFF"/>
            </w:rPr>
          </w:rPrChange>
        </w:rPr>
      </w:pPr>
      <w:r>
        <w:rPr>
          <w:rFonts w:ascii="Times New Roman" w:hAnsi="Times New Roman" w:cs="Times New Roman"/>
          <w:color w:val="525C65"/>
          <w:highlight w:val="yellow"/>
          <w:shd w:val="clear" w:color="auto" w:fill="FFFFFF"/>
          <w:rPrChange w:id="464" w:author="Aarati AD" w:date="2023-04-06T10:12:00Z">
            <w:rPr>
              <w:rFonts w:ascii="Open Sans" w:hAnsi="Open Sans" w:cs="Open Sans"/>
              <w:color w:val="525C65"/>
              <w:highlight w:val="yellow"/>
              <w:shd w:val="clear" w:color="auto" w:fill="FFFFFF"/>
            </w:rPr>
          </w:rPrChange>
        </w:rPr>
        <w:t>Use </w:t>
      </w:r>
      <w:r>
        <w:rPr>
          <w:rStyle w:val="Strong"/>
          <w:rFonts w:ascii="Times New Roman" w:hAnsi="Times New Roman" w:cs="Times New Roman"/>
          <w:color w:val="525C65"/>
          <w:highlight w:val="yellow"/>
          <w:bdr w:val="none" w:sz="4" w:space="0" w:color="auto"/>
          <w:shd w:val="clear" w:color="auto" w:fill="FFFFFF"/>
          <w:rPrChange w:id="465" w:author="Aarati AD" w:date="2023-04-06T10:12:00Z">
            <w:rPr>
              <w:rStyle w:val="Strong"/>
              <w:rFonts w:ascii="Open Sans" w:hAnsi="Open Sans" w:cs="Open Sans"/>
              <w:color w:val="525C65"/>
              <w:highlight w:val="yellow"/>
              <w:bdr w:val="none" w:sz="4" w:space="0" w:color="auto"/>
              <w:shd w:val="clear" w:color="auto" w:fill="FFFFFF"/>
            </w:rPr>
          </w:rPrChange>
        </w:rPr>
        <w:t>DISTINCT</w:t>
      </w:r>
      <w:r>
        <w:rPr>
          <w:rFonts w:ascii="Times New Roman" w:hAnsi="Times New Roman" w:cs="Times New Roman"/>
          <w:color w:val="525C65"/>
          <w:shd w:val="clear" w:color="auto" w:fill="FFFFFF"/>
          <w:rPrChange w:id="466" w:author="Aarati AD" w:date="2023-04-06T10:12:00Z">
            <w:rPr>
              <w:rFonts w:ascii="Open Sans" w:hAnsi="Open Sans" w:cs="Open Sans"/>
              <w:color w:val="525C65"/>
              <w:shd w:val="clear" w:color="auto" w:fill="FFFFFF"/>
            </w:rPr>
          </w:rPrChange>
        </w:rPr>
        <w:t> to test if there are any accounts associated with more than one region.</w:t>
      </w:r>
    </w:p>
    <w:p w14:paraId="242D95E4" w14:textId="77777777" w:rsidR="00254258" w:rsidRPr="00254258" w:rsidRDefault="00304EF3">
      <w:pPr>
        <w:pStyle w:val="NormalWeb"/>
        <w:shd w:val="clear" w:color="auto" w:fill="FFFFFF"/>
        <w:spacing w:before="0" w:after="225"/>
        <w:rPr>
          <w:color w:val="525C65"/>
          <w:rPrChange w:id="467" w:author="Aarati AD" w:date="2023-04-06T10:12:00Z">
            <w:rPr>
              <w:rFonts w:ascii="Open Sans" w:hAnsi="Open Sans" w:cs="Open Sans"/>
              <w:color w:val="525C65"/>
            </w:rPr>
          </w:rPrChange>
        </w:rPr>
      </w:pPr>
      <w:r>
        <w:rPr>
          <w:color w:val="525C65"/>
          <w:rPrChange w:id="468" w:author="Aarati AD" w:date="2023-04-06T10:12:00Z">
            <w:rPr>
              <w:rFonts w:ascii="Open Sans" w:hAnsi="Open Sans" w:cs="Open Sans"/>
              <w:color w:val="525C65"/>
            </w:rPr>
          </w:rPrChange>
        </w:rPr>
        <w:t>The below two queries have the same number of resulting rows (351), so we know that every account is associated with only one region. If each account was associated with more than one region, the first query should have returned more rows than the second query.</w:t>
      </w:r>
    </w:p>
    <w:p w14:paraId="03DC0680"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69" w:author="Aarati AD" w:date="2023-04-06T10:12:00Z">
            <w:rPr>
              <w:rStyle w:val="Hljs-operator"/>
              <w:rFonts w:ascii="Consolas" w:hAnsi="Consolas" w:cs="Times New Roman"/>
              <w:color w:val="0F2B3D"/>
              <w:sz w:val="24"/>
              <w:szCs w:val="24"/>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70"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471" w:author="Aarati AD" w:date="2023-04-06T10:12:00Z">
            <w:rPr>
              <w:rStyle w:val="Hljs-operator"/>
              <w:rFonts w:ascii="Consolas" w:hAnsi="Consolas"/>
              <w:color w:val="0F2B3D"/>
              <w:bdr w:val="none" w:sz="4" w:space="0" w:color="auto"/>
              <w:shd w:val="clear" w:color="auto" w:fill="F7F7F8"/>
            </w:rPr>
          </w:rPrChange>
        </w:rPr>
        <w:t xml:space="preserve"> a.</w:t>
      </w:r>
      <w:r>
        <w:rPr>
          <w:rStyle w:val="Hljs-keyword"/>
          <w:rFonts w:ascii="Times New Roman" w:hAnsi="Times New Roman" w:cs="Times New Roman"/>
          <w:b/>
          <w:bCs/>
          <w:color w:val="333333"/>
          <w:bdr w:val="none" w:sz="4" w:space="0" w:color="auto"/>
          <w:shd w:val="clear" w:color="auto" w:fill="F7F7F8"/>
          <w:rPrChange w:id="472"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473"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74" w:author="Aarati AD" w:date="2023-04-06T10:12:00Z">
            <w:rPr>
              <w:rStyle w:val="Hljs-keyword"/>
              <w:rFonts w:ascii="inherit" w:hAnsi="inherit"/>
              <w:b/>
              <w:bCs/>
              <w:color w:val="333333"/>
              <w:bdr w:val="none" w:sz="4" w:space="0" w:color="auto"/>
              <w:shd w:val="clear" w:color="auto" w:fill="F7F7F8"/>
            </w:rPr>
          </w:rPrChange>
        </w:rPr>
        <w:t>as</w:t>
      </w:r>
      <w:r>
        <w:rPr>
          <w:rStyle w:val="Hljs-operator"/>
          <w:rFonts w:ascii="Times New Roman" w:hAnsi="Times New Roman" w:cs="Times New Roman"/>
          <w:color w:val="0F2B3D"/>
          <w:bdr w:val="none" w:sz="4" w:space="0" w:color="auto"/>
          <w:shd w:val="clear" w:color="auto" w:fill="F7F7F8"/>
          <w:rPrChange w:id="475" w:author="Aarati AD" w:date="2023-04-06T10:12:00Z">
            <w:rPr>
              <w:rStyle w:val="Hljs-operator"/>
              <w:rFonts w:ascii="Consolas" w:hAnsi="Consolas"/>
              <w:color w:val="0F2B3D"/>
              <w:bdr w:val="none" w:sz="4" w:space="0" w:color="auto"/>
              <w:shd w:val="clear" w:color="auto" w:fill="F7F7F8"/>
            </w:rPr>
          </w:rPrChange>
        </w:rPr>
        <w:t xml:space="preserve"> </w:t>
      </w:r>
      <w:r>
        <w:rPr>
          <w:rStyle w:val="Hljs-string"/>
          <w:rFonts w:ascii="Times New Roman" w:hAnsi="Times New Roman" w:cs="Times New Roman"/>
          <w:color w:val="DD1144"/>
          <w:bdr w:val="none" w:sz="4" w:space="0" w:color="auto"/>
          <w:shd w:val="clear" w:color="auto" w:fill="F7F7F8"/>
          <w:rPrChange w:id="476" w:author="Aarati AD" w:date="2023-04-06T10:12:00Z">
            <w:rPr>
              <w:rStyle w:val="Hljs-string"/>
              <w:rFonts w:ascii="Consolas" w:hAnsi="Consolas"/>
              <w:color w:val="DD1144"/>
              <w:bdr w:val="none" w:sz="4" w:space="0" w:color="auto"/>
              <w:shd w:val="clear" w:color="auto" w:fill="F7F7F8"/>
            </w:rPr>
          </w:rPrChange>
        </w:rPr>
        <w:t>"account id"</w:t>
      </w:r>
      <w:r>
        <w:rPr>
          <w:rStyle w:val="Hljs-operator"/>
          <w:rFonts w:ascii="Times New Roman" w:hAnsi="Times New Roman" w:cs="Times New Roman"/>
          <w:color w:val="0F2B3D"/>
          <w:bdr w:val="none" w:sz="4" w:space="0" w:color="auto"/>
          <w:shd w:val="clear" w:color="auto" w:fill="F7F7F8"/>
          <w:rPrChange w:id="477" w:author="Aarati AD" w:date="2023-04-06T10:12:00Z">
            <w:rPr>
              <w:rStyle w:val="Hljs-operator"/>
              <w:rFonts w:ascii="Consolas" w:hAnsi="Consolas"/>
              <w:color w:val="0F2B3D"/>
              <w:bdr w:val="none" w:sz="4" w:space="0" w:color="auto"/>
              <w:shd w:val="clear" w:color="auto" w:fill="F7F7F8"/>
            </w:rPr>
          </w:rPrChange>
        </w:rPr>
        <w:t>, r.</w:t>
      </w:r>
      <w:r>
        <w:rPr>
          <w:rStyle w:val="Hljs-keyword"/>
          <w:rFonts w:ascii="Times New Roman" w:hAnsi="Times New Roman" w:cs="Times New Roman"/>
          <w:b/>
          <w:bCs/>
          <w:color w:val="333333"/>
          <w:bdr w:val="none" w:sz="4" w:space="0" w:color="auto"/>
          <w:shd w:val="clear" w:color="auto" w:fill="F7F7F8"/>
          <w:rPrChange w:id="478"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479"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80" w:author="Aarati AD" w:date="2023-04-06T10:12:00Z">
            <w:rPr>
              <w:rStyle w:val="Hljs-keyword"/>
              <w:rFonts w:ascii="inherit" w:hAnsi="inherit"/>
              <w:b/>
              <w:bCs/>
              <w:color w:val="333333"/>
              <w:bdr w:val="none" w:sz="4" w:space="0" w:color="auto"/>
              <w:shd w:val="clear" w:color="auto" w:fill="F7F7F8"/>
            </w:rPr>
          </w:rPrChange>
        </w:rPr>
        <w:t>as</w:t>
      </w:r>
      <w:r>
        <w:rPr>
          <w:rStyle w:val="Hljs-operator"/>
          <w:rFonts w:ascii="Times New Roman" w:hAnsi="Times New Roman" w:cs="Times New Roman"/>
          <w:color w:val="0F2B3D"/>
          <w:bdr w:val="none" w:sz="4" w:space="0" w:color="auto"/>
          <w:shd w:val="clear" w:color="auto" w:fill="F7F7F8"/>
          <w:rPrChange w:id="481" w:author="Aarati AD" w:date="2023-04-06T10:12:00Z">
            <w:rPr>
              <w:rStyle w:val="Hljs-operator"/>
              <w:rFonts w:ascii="Consolas" w:hAnsi="Consolas"/>
              <w:color w:val="0F2B3D"/>
              <w:bdr w:val="none" w:sz="4" w:space="0" w:color="auto"/>
              <w:shd w:val="clear" w:color="auto" w:fill="F7F7F8"/>
            </w:rPr>
          </w:rPrChange>
        </w:rPr>
        <w:t xml:space="preserve"> </w:t>
      </w:r>
      <w:r>
        <w:rPr>
          <w:rStyle w:val="Hljs-string"/>
          <w:rFonts w:ascii="Times New Roman" w:hAnsi="Times New Roman" w:cs="Times New Roman"/>
          <w:color w:val="DD1144"/>
          <w:bdr w:val="none" w:sz="4" w:space="0" w:color="auto"/>
          <w:shd w:val="clear" w:color="auto" w:fill="F7F7F8"/>
          <w:rPrChange w:id="482" w:author="Aarati AD" w:date="2023-04-06T10:12:00Z">
            <w:rPr>
              <w:rStyle w:val="Hljs-string"/>
              <w:rFonts w:ascii="Consolas" w:hAnsi="Consolas"/>
              <w:color w:val="DD1144"/>
              <w:bdr w:val="none" w:sz="4" w:space="0" w:color="auto"/>
              <w:shd w:val="clear" w:color="auto" w:fill="F7F7F8"/>
            </w:rPr>
          </w:rPrChange>
        </w:rPr>
        <w:t>"region id"</w:t>
      </w:r>
      <w:r>
        <w:rPr>
          <w:rStyle w:val="Hljs-operator"/>
          <w:rFonts w:ascii="Times New Roman" w:hAnsi="Times New Roman" w:cs="Times New Roman"/>
          <w:color w:val="0F2B3D"/>
          <w:bdr w:val="none" w:sz="4" w:space="0" w:color="auto"/>
          <w:shd w:val="clear" w:color="auto" w:fill="F7F7F8"/>
          <w:rPrChange w:id="483" w:author="Aarati AD" w:date="2023-04-06T10:12:00Z">
            <w:rPr>
              <w:rStyle w:val="Hljs-operator"/>
              <w:rFonts w:ascii="Consolas" w:hAnsi="Consolas"/>
              <w:color w:val="0F2B3D"/>
              <w:bdr w:val="none" w:sz="4" w:space="0" w:color="auto"/>
              <w:shd w:val="clear" w:color="auto" w:fill="F7F7F8"/>
            </w:rPr>
          </w:rPrChange>
        </w:rPr>
        <w:t xml:space="preserve">, </w:t>
      </w:r>
    </w:p>
    <w:p w14:paraId="2AF21898"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84" w:author="Aarati AD" w:date="2023-04-06T10:12:00Z">
            <w:rPr>
              <w:rStyle w:val="Hljs-operator"/>
              <w:rFonts w:ascii="Consolas" w:hAnsi="Consolas"/>
              <w:color w:val="0F2B3D"/>
              <w:bdr w:val="none" w:sz="4" w:space="0" w:color="auto"/>
              <w:shd w:val="clear" w:color="auto" w:fill="F7F7F8"/>
            </w:rPr>
          </w:rPrChange>
        </w:rPr>
      </w:pPr>
      <w:r>
        <w:rPr>
          <w:rStyle w:val="Hljs-operator"/>
          <w:rFonts w:ascii="Times New Roman" w:hAnsi="Times New Roman" w:cs="Times New Roman"/>
          <w:color w:val="0F2B3D"/>
          <w:bdr w:val="none" w:sz="4" w:space="0" w:color="auto"/>
          <w:shd w:val="clear" w:color="auto" w:fill="F7F7F8"/>
          <w:rPrChange w:id="485" w:author="Aarati AD" w:date="2023-04-06T10:12:00Z">
            <w:rPr>
              <w:rStyle w:val="Hljs-operator"/>
              <w:rFonts w:ascii="Consolas" w:hAnsi="Consolas"/>
              <w:color w:val="0F2B3D"/>
              <w:bdr w:val="none" w:sz="4" w:space="0" w:color="auto"/>
              <w:shd w:val="clear" w:color="auto" w:fill="F7F7F8"/>
            </w:rPr>
          </w:rPrChange>
        </w:rPr>
        <w:t>a.</w:t>
      </w:r>
      <w:r>
        <w:rPr>
          <w:rStyle w:val="Hljs-keyword"/>
          <w:rFonts w:ascii="Times New Roman" w:hAnsi="Times New Roman" w:cs="Times New Roman"/>
          <w:b/>
          <w:bCs/>
          <w:color w:val="333333"/>
          <w:bdr w:val="none" w:sz="4" w:space="0" w:color="auto"/>
          <w:shd w:val="clear" w:color="auto" w:fill="F7F7F8"/>
          <w:rPrChange w:id="486"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487"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88" w:author="Aarati AD" w:date="2023-04-06T10:12:00Z">
            <w:rPr>
              <w:rStyle w:val="Hljs-keyword"/>
              <w:rFonts w:ascii="inherit" w:hAnsi="inherit"/>
              <w:b/>
              <w:bCs/>
              <w:color w:val="333333"/>
              <w:bdr w:val="none" w:sz="4" w:space="0" w:color="auto"/>
              <w:shd w:val="clear" w:color="auto" w:fill="F7F7F8"/>
            </w:rPr>
          </w:rPrChange>
        </w:rPr>
        <w:t>as</w:t>
      </w:r>
      <w:r>
        <w:rPr>
          <w:rStyle w:val="Hljs-operator"/>
          <w:rFonts w:ascii="Times New Roman" w:hAnsi="Times New Roman" w:cs="Times New Roman"/>
          <w:color w:val="0F2B3D"/>
          <w:bdr w:val="none" w:sz="4" w:space="0" w:color="auto"/>
          <w:shd w:val="clear" w:color="auto" w:fill="F7F7F8"/>
          <w:rPrChange w:id="489" w:author="Aarati AD" w:date="2023-04-06T10:12:00Z">
            <w:rPr>
              <w:rStyle w:val="Hljs-operator"/>
              <w:rFonts w:ascii="Consolas" w:hAnsi="Consolas"/>
              <w:color w:val="0F2B3D"/>
              <w:bdr w:val="none" w:sz="4" w:space="0" w:color="auto"/>
              <w:shd w:val="clear" w:color="auto" w:fill="F7F7F8"/>
            </w:rPr>
          </w:rPrChange>
        </w:rPr>
        <w:t xml:space="preserve"> </w:t>
      </w:r>
      <w:r>
        <w:rPr>
          <w:rStyle w:val="Hljs-string"/>
          <w:rFonts w:ascii="Times New Roman" w:hAnsi="Times New Roman" w:cs="Times New Roman"/>
          <w:color w:val="DD1144"/>
          <w:bdr w:val="none" w:sz="4" w:space="0" w:color="auto"/>
          <w:shd w:val="clear" w:color="auto" w:fill="F7F7F8"/>
          <w:rPrChange w:id="490" w:author="Aarati AD" w:date="2023-04-06T10:12:00Z">
            <w:rPr>
              <w:rStyle w:val="Hljs-string"/>
              <w:rFonts w:ascii="Consolas" w:hAnsi="Consolas"/>
              <w:color w:val="DD1144"/>
              <w:bdr w:val="none" w:sz="4" w:space="0" w:color="auto"/>
              <w:shd w:val="clear" w:color="auto" w:fill="F7F7F8"/>
            </w:rPr>
          </w:rPrChange>
        </w:rPr>
        <w:t>"account name"</w:t>
      </w:r>
      <w:r>
        <w:rPr>
          <w:rStyle w:val="Hljs-operator"/>
          <w:rFonts w:ascii="Times New Roman" w:hAnsi="Times New Roman" w:cs="Times New Roman"/>
          <w:color w:val="0F2B3D"/>
          <w:bdr w:val="none" w:sz="4" w:space="0" w:color="auto"/>
          <w:shd w:val="clear" w:color="auto" w:fill="F7F7F8"/>
          <w:rPrChange w:id="491" w:author="Aarati AD" w:date="2023-04-06T10:12:00Z">
            <w:rPr>
              <w:rStyle w:val="Hljs-operator"/>
              <w:rFonts w:ascii="Consolas" w:hAnsi="Consolas"/>
              <w:color w:val="0F2B3D"/>
              <w:bdr w:val="none" w:sz="4" w:space="0" w:color="auto"/>
              <w:shd w:val="clear" w:color="auto" w:fill="F7F7F8"/>
            </w:rPr>
          </w:rPrChange>
        </w:rPr>
        <w:t>, r.</w:t>
      </w:r>
      <w:r>
        <w:rPr>
          <w:rStyle w:val="Hljs-keyword"/>
          <w:rFonts w:ascii="Times New Roman" w:hAnsi="Times New Roman" w:cs="Times New Roman"/>
          <w:b/>
          <w:bCs/>
          <w:color w:val="333333"/>
          <w:bdr w:val="none" w:sz="4" w:space="0" w:color="auto"/>
          <w:shd w:val="clear" w:color="auto" w:fill="F7F7F8"/>
          <w:rPrChange w:id="492"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493"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494" w:author="Aarati AD" w:date="2023-04-06T10:12:00Z">
            <w:rPr>
              <w:rStyle w:val="Hljs-keyword"/>
              <w:rFonts w:ascii="inherit" w:hAnsi="inherit"/>
              <w:b/>
              <w:bCs/>
              <w:color w:val="333333"/>
              <w:bdr w:val="none" w:sz="4" w:space="0" w:color="auto"/>
              <w:shd w:val="clear" w:color="auto" w:fill="F7F7F8"/>
            </w:rPr>
          </w:rPrChange>
        </w:rPr>
        <w:t>as</w:t>
      </w:r>
      <w:r>
        <w:rPr>
          <w:rStyle w:val="Hljs-operator"/>
          <w:rFonts w:ascii="Times New Roman" w:hAnsi="Times New Roman" w:cs="Times New Roman"/>
          <w:color w:val="0F2B3D"/>
          <w:bdr w:val="none" w:sz="4" w:space="0" w:color="auto"/>
          <w:shd w:val="clear" w:color="auto" w:fill="F7F7F8"/>
          <w:rPrChange w:id="495" w:author="Aarati AD" w:date="2023-04-06T10:12:00Z">
            <w:rPr>
              <w:rStyle w:val="Hljs-operator"/>
              <w:rFonts w:ascii="Consolas" w:hAnsi="Consolas"/>
              <w:color w:val="0F2B3D"/>
              <w:bdr w:val="none" w:sz="4" w:space="0" w:color="auto"/>
              <w:shd w:val="clear" w:color="auto" w:fill="F7F7F8"/>
            </w:rPr>
          </w:rPrChange>
        </w:rPr>
        <w:t xml:space="preserve"> </w:t>
      </w:r>
      <w:r>
        <w:rPr>
          <w:rStyle w:val="Hljs-string"/>
          <w:rFonts w:ascii="Times New Roman" w:hAnsi="Times New Roman" w:cs="Times New Roman"/>
          <w:color w:val="DD1144"/>
          <w:bdr w:val="none" w:sz="4" w:space="0" w:color="auto"/>
          <w:shd w:val="clear" w:color="auto" w:fill="F7F7F8"/>
          <w:rPrChange w:id="496" w:author="Aarati AD" w:date="2023-04-06T10:12:00Z">
            <w:rPr>
              <w:rStyle w:val="Hljs-string"/>
              <w:rFonts w:ascii="Consolas" w:hAnsi="Consolas"/>
              <w:color w:val="DD1144"/>
              <w:bdr w:val="none" w:sz="4" w:space="0" w:color="auto"/>
              <w:shd w:val="clear" w:color="auto" w:fill="F7F7F8"/>
            </w:rPr>
          </w:rPrChange>
        </w:rPr>
        <w:t>"region name"</w:t>
      </w:r>
    </w:p>
    <w:p w14:paraId="24A64C9F"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497"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498"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499" w:author="Aarati AD" w:date="2023-04-06T10:12:00Z">
            <w:rPr>
              <w:rStyle w:val="Hljs-operator"/>
              <w:rFonts w:ascii="Consolas" w:hAnsi="Consolas"/>
              <w:color w:val="0F2B3D"/>
              <w:bdr w:val="none" w:sz="4" w:space="0" w:color="auto"/>
              <w:shd w:val="clear" w:color="auto" w:fill="F7F7F8"/>
            </w:rPr>
          </w:rPrChange>
        </w:rPr>
        <w:t xml:space="preserve"> accounts a</w:t>
      </w:r>
    </w:p>
    <w:p w14:paraId="1AD63B97"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00"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01"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502" w:author="Aarati AD" w:date="2023-04-06T10:12:00Z">
            <w:rPr>
              <w:rStyle w:val="Hljs-operator"/>
              <w:rFonts w:ascii="Consolas" w:hAnsi="Consolas"/>
              <w:color w:val="0F2B3D"/>
              <w:bdr w:val="none" w:sz="4" w:space="0" w:color="auto"/>
              <w:shd w:val="clear" w:color="auto" w:fill="F7F7F8"/>
            </w:rPr>
          </w:rPrChange>
        </w:rPr>
        <w:t xml:space="preserve"> sales_reps s</w:t>
      </w:r>
    </w:p>
    <w:p w14:paraId="27B8E2CE"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03"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04"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505" w:author="Aarati AD" w:date="2023-04-06T10:12:00Z">
            <w:rPr>
              <w:rStyle w:val="Hljs-operator"/>
              <w:rFonts w:ascii="Consolas" w:hAnsi="Consolas"/>
              <w:color w:val="0F2B3D"/>
              <w:bdr w:val="none" w:sz="4" w:space="0" w:color="auto"/>
              <w:shd w:val="clear" w:color="auto" w:fill="F7F7F8"/>
            </w:rPr>
          </w:rPrChange>
        </w:rPr>
        <w:t xml:space="preserve"> s.</w:t>
      </w:r>
      <w:r>
        <w:rPr>
          <w:rStyle w:val="Hljs-keyword"/>
          <w:rFonts w:ascii="Times New Roman" w:hAnsi="Times New Roman" w:cs="Times New Roman"/>
          <w:b/>
          <w:bCs/>
          <w:color w:val="333333"/>
          <w:bdr w:val="none" w:sz="4" w:space="0" w:color="auto"/>
          <w:shd w:val="clear" w:color="auto" w:fill="F7F7F8"/>
          <w:rPrChange w:id="506"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07" w:author="Aarati AD" w:date="2023-04-06T10:12:00Z">
            <w:rPr>
              <w:rStyle w:val="Hljs-operator"/>
              <w:rFonts w:ascii="Consolas" w:hAnsi="Consolas"/>
              <w:color w:val="0F2B3D"/>
              <w:bdr w:val="none" w:sz="4" w:space="0" w:color="auto"/>
              <w:shd w:val="clear" w:color="auto" w:fill="F7F7F8"/>
            </w:rPr>
          </w:rPrChange>
        </w:rPr>
        <w:t xml:space="preserve"> = a.sales_rep_id</w:t>
      </w:r>
    </w:p>
    <w:p w14:paraId="7AE1AF3B"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08"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09"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510" w:author="Aarati AD" w:date="2023-04-06T10:12:00Z">
            <w:rPr>
              <w:rStyle w:val="Hljs-operator"/>
              <w:rFonts w:ascii="Consolas" w:hAnsi="Consolas"/>
              <w:color w:val="0F2B3D"/>
              <w:bdr w:val="none" w:sz="4" w:space="0" w:color="auto"/>
              <w:shd w:val="clear" w:color="auto" w:fill="F7F7F8"/>
            </w:rPr>
          </w:rPrChange>
        </w:rPr>
        <w:t xml:space="preserve"> region r</w:t>
      </w:r>
    </w:p>
    <w:p w14:paraId="3F0C65B1"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Times New Roman" w:hAnsi="Times New Roman" w:cs="Times New Roman"/>
          <w:color w:val="0F2B3D"/>
          <w:bdr w:val="none" w:sz="4" w:space="0" w:color="auto"/>
          <w:shd w:val="clear" w:color="auto" w:fill="F7F7F8"/>
          <w:rPrChange w:id="511" w:author="Aarati AD" w:date="2023-04-06T10:12:00Z">
            <w:rPr>
              <w:rStyle w:val="HTMLCode"/>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12"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513" w:author="Aarati AD" w:date="2023-04-06T10:12:00Z">
            <w:rPr>
              <w:rStyle w:val="Hljs-operator"/>
              <w:rFonts w:ascii="Consolas" w:hAnsi="Consolas"/>
              <w:color w:val="0F2B3D"/>
              <w:bdr w:val="none" w:sz="4" w:space="0" w:color="auto"/>
              <w:shd w:val="clear" w:color="auto" w:fill="F7F7F8"/>
            </w:rPr>
          </w:rPrChange>
        </w:rPr>
        <w:t xml:space="preserve"> r.</w:t>
      </w:r>
      <w:r>
        <w:rPr>
          <w:rStyle w:val="Hljs-keyword"/>
          <w:rFonts w:ascii="Times New Roman" w:hAnsi="Times New Roman" w:cs="Times New Roman"/>
          <w:b/>
          <w:bCs/>
          <w:color w:val="333333"/>
          <w:bdr w:val="none" w:sz="4" w:space="0" w:color="auto"/>
          <w:shd w:val="clear" w:color="auto" w:fill="F7F7F8"/>
          <w:rPrChange w:id="514"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15" w:author="Aarati AD" w:date="2023-04-06T10:12:00Z">
            <w:rPr>
              <w:rStyle w:val="Hljs-operator"/>
              <w:rFonts w:ascii="Consolas" w:hAnsi="Consolas"/>
              <w:color w:val="0F2B3D"/>
              <w:bdr w:val="none" w:sz="4" w:space="0" w:color="auto"/>
              <w:shd w:val="clear" w:color="auto" w:fill="F7F7F8"/>
            </w:rPr>
          </w:rPrChange>
        </w:rPr>
        <w:t xml:space="preserve"> = s.region_id;</w:t>
      </w:r>
    </w:p>
    <w:p w14:paraId="59A6097F" w14:textId="77777777" w:rsidR="00254258" w:rsidRPr="00254258" w:rsidRDefault="00304EF3">
      <w:pPr>
        <w:pStyle w:val="NormalWeb"/>
        <w:shd w:val="clear" w:color="auto" w:fill="FFFFFF"/>
        <w:spacing w:before="0" w:after="225"/>
        <w:rPr>
          <w:color w:val="525C65"/>
          <w:rPrChange w:id="516" w:author="Aarati AD" w:date="2023-04-06T10:12:00Z">
            <w:rPr>
              <w:rFonts w:ascii="Open Sans" w:hAnsi="Open Sans" w:cs="Open Sans"/>
              <w:color w:val="525C65"/>
            </w:rPr>
          </w:rPrChange>
        </w:rPr>
      </w:pPr>
      <w:r>
        <w:rPr>
          <w:color w:val="525C65"/>
          <w:rPrChange w:id="517" w:author="Aarati AD" w:date="2023-04-06T10:12:00Z">
            <w:rPr>
              <w:rFonts w:ascii="Open Sans" w:hAnsi="Open Sans" w:cs="Open Sans"/>
              <w:color w:val="525C65"/>
            </w:rPr>
          </w:rPrChange>
        </w:rPr>
        <w:t>and</w:t>
      </w:r>
    </w:p>
    <w:p w14:paraId="51C730F1"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18" w:author="Aarati AD" w:date="2023-04-06T10:12:00Z">
            <w:rPr>
              <w:rStyle w:val="Hljs-operator"/>
              <w:rFonts w:ascii="Consolas" w:hAnsi="Consolas" w:cs="Times New Roman"/>
              <w:color w:val="0F2B3D"/>
              <w:sz w:val="24"/>
              <w:szCs w:val="24"/>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19"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520"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21" w:author="Aarati AD" w:date="2023-04-06T10:12:00Z">
            <w:rPr>
              <w:rStyle w:val="Hljs-keyword"/>
              <w:rFonts w:ascii="inherit" w:hAnsi="inherit"/>
              <w:b/>
              <w:bCs/>
              <w:color w:val="333333"/>
              <w:bdr w:val="none" w:sz="4" w:space="0" w:color="auto"/>
              <w:shd w:val="clear" w:color="auto" w:fill="F7F7F8"/>
            </w:rPr>
          </w:rPrChange>
        </w:rPr>
        <w:t>DISTINCT</w:t>
      </w:r>
      <w:r>
        <w:rPr>
          <w:rStyle w:val="Hljs-operator"/>
          <w:rFonts w:ascii="Times New Roman" w:hAnsi="Times New Roman" w:cs="Times New Roman"/>
          <w:color w:val="0F2B3D"/>
          <w:bdr w:val="none" w:sz="4" w:space="0" w:color="auto"/>
          <w:shd w:val="clear" w:color="auto" w:fill="F7F7F8"/>
          <w:rPrChange w:id="522"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23"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24"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25" w:author="Aarati AD" w:date="2023-04-06T10:12:00Z">
            <w:rPr>
              <w:rStyle w:val="Hljs-keyword"/>
              <w:rFonts w:ascii="inherit" w:hAnsi="inherit"/>
              <w:b/>
              <w:bCs/>
              <w:color w:val="333333"/>
              <w:bdr w:val="none" w:sz="4" w:space="0" w:color="auto"/>
              <w:shd w:val="clear" w:color="auto" w:fill="F7F7F8"/>
            </w:rPr>
          </w:rPrChange>
        </w:rPr>
        <w:t>name</w:t>
      </w:r>
    </w:p>
    <w:p w14:paraId="61AD654A"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526"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527"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528" w:author="Aarati AD" w:date="2023-04-06T10:12:00Z">
            <w:rPr>
              <w:rStyle w:val="Hljs-operator"/>
              <w:rFonts w:ascii="Consolas" w:hAnsi="Consolas"/>
              <w:color w:val="0F2B3D"/>
              <w:bdr w:val="none" w:sz="4" w:space="0" w:color="auto"/>
              <w:shd w:val="clear" w:color="auto" w:fill="F7F7F8"/>
            </w:rPr>
          </w:rPrChange>
        </w:rPr>
        <w:t xml:space="preserve"> accounts;</w:t>
      </w:r>
    </w:p>
    <w:p w14:paraId="5413BC9F" w14:textId="77777777" w:rsidR="00254258" w:rsidRPr="00254258" w:rsidRDefault="00254258">
      <w:pPr>
        <w:rPr>
          <w:rFonts w:ascii="Times New Roman" w:hAnsi="Times New Roman" w:cs="Times New Roman"/>
          <w:color w:val="525C65"/>
          <w:shd w:val="clear" w:color="auto" w:fill="FFFFFF"/>
          <w:rPrChange w:id="529" w:author="Aarati AD" w:date="2023-04-06T10:12:00Z">
            <w:rPr>
              <w:rFonts w:ascii="Open Sans" w:hAnsi="Open Sans" w:cs="Open Sans"/>
              <w:color w:val="525C65"/>
              <w:shd w:val="clear" w:color="auto" w:fill="FFFFFF"/>
            </w:rPr>
          </w:rPrChange>
        </w:rPr>
      </w:pPr>
    </w:p>
    <w:p w14:paraId="1437F974" w14:textId="77777777" w:rsidR="00254258" w:rsidRPr="00254258" w:rsidRDefault="00304EF3">
      <w:pPr>
        <w:pStyle w:val="NormalWeb"/>
        <w:shd w:val="clear" w:color="auto" w:fill="FFFFFF"/>
        <w:spacing w:before="0" w:after="0"/>
        <w:rPr>
          <w:color w:val="525C65"/>
          <w:rPrChange w:id="530" w:author="Aarati AD" w:date="2023-04-06T10:12:00Z">
            <w:rPr>
              <w:rFonts w:ascii="Open Sans" w:hAnsi="Open Sans" w:cs="Open Sans"/>
              <w:color w:val="525C65"/>
            </w:rPr>
          </w:rPrChange>
        </w:rPr>
      </w:pPr>
      <w:r>
        <w:rPr>
          <w:color w:val="525C65"/>
          <w:rPrChange w:id="531" w:author="Aarati AD" w:date="2023-04-06T10:12:00Z">
            <w:rPr>
              <w:rFonts w:ascii="Open Sans" w:hAnsi="Open Sans" w:cs="Open Sans"/>
              <w:color w:val="525C65"/>
            </w:rPr>
          </w:rPrChange>
        </w:rPr>
        <w:t xml:space="preserve">Actually all of the sales reps have worked on more than one account. The fewest number of accounts any sales rep works on is 3. There are 50 sales reps, and they all have more than one </w:t>
      </w:r>
      <w:r>
        <w:rPr>
          <w:color w:val="525C65"/>
          <w:rPrChange w:id="532" w:author="Aarati AD" w:date="2023-04-06T10:12:00Z">
            <w:rPr>
              <w:rFonts w:ascii="Open Sans" w:hAnsi="Open Sans" w:cs="Open Sans"/>
              <w:color w:val="525C65"/>
            </w:rPr>
          </w:rPrChange>
        </w:rPr>
        <w:lastRenderedPageBreak/>
        <w:t>account. Using </w:t>
      </w:r>
      <w:r>
        <w:rPr>
          <w:rStyle w:val="Strong"/>
          <w:color w:val="525C65"/>
          <w:bdr w:val="none" w:sz="4" w:space="0" w:color="auto"/>
          <w:rPrChange w:id="533" w:author="Aarati AD" w:date="2023-04-06T10:12:00Z">
            <w:rPr>
              <w:rStyle w:val="Strong"/>
              <w:rFonts w:ascii="inherit" w:hAnsi="inherit" w:cs="Open Sans"/>
              <w:color w:val="525C65"/>
              <w:bdr w:val="none" w:sz="4" w:space="0" w:color="auto"/>
            </w:rPr>
          </w:rPrChange>
        </w:rPr>
        <w:t>DISTINCT</w:t>
      </w:r>
      <w:r>
        <w:rPr>
          <w:color w:val="525C65"/>
          <w:rPrChange w:id="534" w:author="Aarati AD" w:date="2023-04-06T10:12:00Z">
            <w:rPr>
              <w:rFonts w:ascii="Open Sans" w:hAnsi="Open Sans" w:cs="Open Sans"/>
              <w:color w:val="525C65"/>
            </w:rPr>
          </w:rPrChange>
        </w:rPr>
        <w:t> in the second query assures that all of the sales reps are accounted for in the first query.</w:t>
      </w:r>
    </w:p>
    <w:p w14:paraId="42699AE0"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35" w:author="Aarati AD" w:date="2023-04-06T10:12:00Z">
            <w:rPr>
              <w:rStyle w:val="Hljs-operator"/>
              <w:rFonts w:ascii="Consolas" w:hAnsi="Consolas" w:cs="Times New Roman"/>
              <w:color w:val="0F2B3D"/>
              <w:sz w:val="24"/>
              <w:szCs w:val="24"/>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36"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537" w:author="Aarati AD" w:date="2023-04-06T10:12:00Z">
            <w:rPr>
              <w:rStyle w:val="Hljs-operator"/>
              <w:rFonts w:ascii="Consolas" w:hAnsi="Consolas"/>
              <w:color w:val="0F2B3D"/>
              <w:bdr w:val="none" w:sz="4" w:space="0" w:color="auto"/>
              <w:shd w:val="clear" w:color="auto" w:fill="F7F7F8"/>
            </w:rPr>
          </w:rPrChange>
        </w:rPr>
        <w:t xml:space="preserve"> s.</w:t>
      </w:r>
      <w:r>
        <w:rPr>
          <w:rStyle w:val="Hljs-keyword"/>
          <w:rFonts w:ascii="Times New Roman" w:hAnsi="Times New Roman" w:cs="Times New Roman"/>
          <w:b/>
          <w:bCs/>
          <w:color w:val="333333"/>
          <w:bdr w:val="none" w:sz="4" w:space="0" w:color="auto"/>
          <w:shd w:val="clear" w:color="auto" w:fill="F7F7F8"/>
          <w:rPrChange w:id="538"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39" w:author="Aarati AD" w:date="2023-04-06T10:12:00Z">
            <w:rPr>
              <w:rStyle w:val="Hljs-operator"/>
              <w:rFonts w:ascii="Consolas" w:hAnsi="Consolas"/>
              <w:color w:val="0F2B3D"/>
              <w:bdr w:val="none" w:sz="4" w:space="0" w:color="auto"/>
              <w:shd w:val="clear" w:color="auto" w:fill="F7F7F8"/>
            </w:rPr>
          </w:rPrChange>
        </w:rPr>
        <w:t>, s.</w:t>
      </w:r>
      <w:r>
        <w:rPr>
          <w:rStyle w:val="Hljs-keyword"/>
          <w:rFonts w:ascii="Times New Roman" w:hAnsi="Times New Roman" w:cs="Times New Roman"/>
          <w:b/>
          <w:bCs/>
          <w:color w:val="333333"/>
          <w:bdr w:val="none" w:sz="4" w:space="0" w:color="auto"/>
          <w:shd w:val="clear" w:color="auto" w:fill="F7F7F8"/>
          <w:rPrChange w:id="540" w:author="Aarati AD" w:date="2023-04-06T10:12:00Z">
            <w:rPr>
              <w:rStyle w:val="Hljs-keyword"/>
              <w:rFonts w:ascii="inherit" w:hAnsi="inherit"/>
              <w:b/>
              <w:bCs/>
              <w:color w:val="333333"/>
              <w:bdr w:val="none" w:sz="4" w:space="0" w:color="auto"/>
              <w:shd w:val="clear" w:color="auto" w:fill="F7F7F8"/>
            </w:rPr>
          </w:rPrChange>
        </w:rPr>
        <w:t>name</w:t>
      </w:r>
      <w:r>
        <w:rPr>
          <w:rStyle w:val="Hljs-operator"/>
          <w:rFonts w:ascii="Times New Roman" w:hAnsi="Times New Roman" w:cs="Times New Roman"/>
          <w:color w:val="0F2B3D"/>
          <w:bdr w:val="none" w:sz="4" w:space="0" w:color="auto"/>
          <w:shd w:val="clear" w:color="auto" w:fill="F7F7F8"/>
          <w:rPrChange w:id="541"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42" w:author="Aarati AD" w:date="2023-04-06T10:12:00Z">
            <w:rPr>
              <w:rStyle w:val="Hljs-keyword"/>
              <w:rFonts w:ascii="inherit" w:hAnsi="inherit"/>
              <w:b/>
              <w:bCs/>
              <w:color w:val="333333"/>
              <w:bdr w:val="none" w:sz="4" w:space="0" w:color="auto"/>
              <w:shd w:val="clear" w:color="auto" w:fill="F7F7F8"/>
            </w:rPr>
          </w:rPrChange>
        </w:rPr>
        <w:t>COUNT</w:t>
      </w:r>
      <w:r>
        <w:rPr>
          <w:rStyle w:val="Hljs-operator"/>
          <w:rFonts w:ascii="Times New Roman" w:hAnsi="Times New Roman" w:cs="Times New Roman"/>
          <w:color w:val="0F2B3D"/>
          <w:bdr w:val="none" w:sz="4" w:space="0" w:color="auto"/>
          <w:shd w:val="clear" w:color="auto" w:fill="F7F7F8"/>
          <w:rPrChange w:id="543" w:author="Aarati AD" w:date="2023-04-06T10:12:00Z">
            <w:rPr>
              <w:rStyle w:val="Hljs-operator"/>
              <w:rFonts w:ascii="Consolas" w:hAnsi="Consolas"/>
              <w:color w:val="0F2B3D"/>
              <w:bdr w:val="none" w:sz="4" w:space="0" w:color="auto"/>
              <w:shd w:val="clear" w:color="auto" w:fill="F7F7F8"/>
            </w:rPr>
          </w:rPrChange>
        </w:rPr>
        <w:t>(*) num_accounts</w:t>
      </w:r>
    </w:p>
    <w:p w14:paraId="68676501"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44"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45"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546" w:author="Aarati AD" w:date="2023-04-06T10:12:00Z">
            <w:rPr>
              <w:rStyle w:val="Hljs-operator"/>
              <w:rFonts w:ascii="Consolas" w:hAnsi="Consolas"/>
              <w:color w:val="0F2B3D"/>
              <w:bdr w:val="none" w:sz="4" w:space="0" w:color="auto"/>
              <w:shd w:val="clear" w:color="auto" w:fill="F7F7F8"/>
            </w:rPr>
          </w:rPrChange>
        </w:rPr>
        <w:t xml:space="preserve"> accounts a</w:t>
      </w:r>
    </w:p>
    <w:p w14:paraId="619ACB33"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47"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48" w:author="Aarati AD" w:date="2023-04-06T10:12:00Z">
            <w:rPr>
              <w:rStyle w:val="Hljs-keyword"/>
              <w:rFonts w:ascii="inherit" w:hAnsi="inherit"/>
              <w:b/>
              <w:bCs/>
              <w:color w:val="333333"/>
              <w:bdr w:val="none" w:sz="4" w:space="0" w:color="auto"/>
              <w:shd w:val="clear" w:color="auto" w:fill="F7F7F8"/>
            </w:rPr>
          </w:rPrChange>
        </w:rPr>
        <w:t>JOIN</w:t>
      </w:r>
      <w:r>
        <w:rPr>
          <w:rStyle w:val="Hljs-operator"/>
          <w:rFonts w:ascii="Times New Roman" w:hAnsi="Times New Roman" w:cs="Times New Roman"/>
          <w:color w:val="0F2B3D"/>
          <w:bdr w:val="none" w:sz="4" w:space="0" w:color="auto"/>
          <w:shd w:val="clear" w:color="auto" w:fill="F7F7F8"/>
          <w:rPrChange w:id="549" w:author="Aarati AD" w:date="2023-04-06T10:12:00Z">
            <w:rPr>
              <w:rStyle w:val="Hljs-operator"/>
              <w:rFonts w:ascii="Consolas" w:hAnsi="Consolas"/>
              <w:color w:val="0F2B3D"/>
              <w:bdr w:val="none" w:sz="4" w:space="0" w:color="auto"/>
              <w:shd w:val="clear" w:color="auto" w:fill="F7F7F8"/>
            </w:rPr>
          </w:rPrChange>
        </w:rPr>
        <w:t xml:space="preserve"> sales_reps s</w:t>
      </w:r>
    </w:p>
    <w:p w14:paraId="0A725CB1"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50"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51" w:author="Aarati AD" w:date="2023-04-06T10:12:00Z">
            <w:rPr>
              <w:rStyle w:val="Hljs-keyword"/>
              <w:rFonts w:ascii="inherit" w:hAnsi="inherit"/>
              <w:b/>
              <w:bCs/>
              <w:color w:val="333333"/>
              <w:bdr w:val="none" w:sz="4" w:space="0" w:color="auto"/>
              <w:shd w:val="clear" w:color="auto" w:fill="F7F7F8"/>
            </w:rPr>
          </w:rPrChange>
        </w:rPr>
        <w:t>ON</w:t>
      </w:r>
      <w:r>
        <w:rPr>
          <w:rStyle w:val="Hljs-operator"/>
          <w:rFonts w:ascii="Times New Roman" w:hAnsi="Times New Roman" w:cs="Times New Roman"/>
          <w:color w:val="0F2B3D"/>
          <w:bdr w:val="none" w:sz="4" w:space="0" w:color="auto"/>
          <w:shd w:val="clear" w:color="auto" w:fill="F7F7F8"/>
          <w:rPrChange w:id="552" w:author="Aarati AD" w:date="2023-04-06T10:12:00Z">
            <w:rPr>
              <w:rStyle w:val="Hljs-operator"/>
              <w:rFonts w:ascii="Consolas" w:hAnsi="Consolas"/>
              <w:color w:val="0F2B3D"/>
              <w:bdr w:val="none" w:sz="4" w:space="0" w:color="auto"/>
              <w:shd w:val="clear" w:color="auto" w:fill="F7F7F8"/>
            </w:rPr>
          </w:rPrChange>
        </w:rPr>
        <w:t xml:space="preserve"> s.</w:t>
      </w:r>
      <w:r>
        <w:rPr>
          <w:rStyle w:val="Hljs-keyword"/>
          <w:rFonts w:ascii="Times New Roman" w:hAnsi="Times New Roman" w:cs="Times New Roman"/>
          <w:b/>
          <w:bCs/>
          <w:color w:val="333333"/>
          <w:bdr w:val="none" w:sz="4" w:space="0" w:color="auto"/>
          <w:shd w:val="clear" w:color="auto" w:fill="F7F7F8"/>
          <w:rPrChange w:id="553"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54" w:author="Aarati AD" w:date="2023-04-06T10:12:00Z">
            <w:rPr>
              <w:rStyle w:val="Hljs-operator"/>
              <w:rFonts w:ascii="Consolas" w:hAnsi="Consolas"/>
              <w:color w:val="0F2B3D"/>
              <w:bdr w:val="none" w:sz="4" w:space="0" w:color="auto"/>
              <w:shd w:val="clear" w:color="auto" w:fill="F7F7F8"/>
            </w:rPr>
          </w:rPrChange>
        </w:rPr>
        <w:t xml:space="preserve"> = a.sales_rep_id</w:t>
      </w:r>
    </w:p>
    <w:p w14:paraId="605A9AC3"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55" w:author="Aarati AD" w:date="2023-04-06T10:12:00Z">
            <w:rPr>
              <w:rStyle w:val="Hljs-operator"/>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56" w:author="Aarati AD" w:date="2023-04-06T10:12:00Z">
            <w:rPr>
              <w:rStyle w:val="Hljs-keyword"/>
              <w:rFonts w:ascii="inherit" w:hAnsi="inherit"/>
              <w:b/>
              <w:bCs/>
              <w:color w:val="333333"/>
              <w:bdr w:val="none" w:sz="4" w:space="0" w:color="auto"/>
              <w:shd w:val="clear" w:color="auto" w:fill="F7F7F8"/>
            </w:rPr>
          </w:rPrChange>
        </w:rPr>
        <w:t>GROUP</w:t>
      </w:r>
      <w:r>
        <w:rPr>
          <w:rStyle w:val="Hljs-operator"/>
          <w:rFonts w:ascii="Times New Roman" w:hAnsi="Times New Roman" w:cs="Times New Roman"/>
          <w:color w:val="0F2B3D"/>
          <w:bdr w:val="none" w:sz="4" w:space="0" w:color="auto"/>
          <w:shd w:val="clear" w:color="auto" w:fill="F7F7F8"/>
          <w:rPrChange w:id="557"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58"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559" w:author="Aarati AD" w:date="2023-04-06T10:12:00Z">
            <w:rPr>
              <w:rStyle w:val="Hljs-operator"/>
              <w:rFonts w:ascii="Consolas" w:hAnsi="Consolas"/>
              <w:color w:val="0F2B3D"/>
              <w:bdr w:val="none" w:sz="4" w:space="0" w:color="auto"/>
              <w:shd w:val="clear" w:color="auto" w:fill="F7F7F8"/>
            </w:rPr>
          </w:rPrChange>
        </w:rPr>
        <w:t xml:space="preserve"> s.</w:t>
      </w:r>
      <w:r>
        <w:rPr>
          <w:rStyle w:val="Hljs-keyword"/>
          <w:rFonts w:ascii="Times New Roman" w:hAnsi="Times New Roman" w:cs="Times New Roman"/>
          <w:b/>
          <w:bCs/>
          <w:color w:val="333333"/>
          <w:bdr w:val="none" w:sz="4" w:space="0" w:color="auto"/>
          <w:shd w:val="clear" w:color="auto" w:fill="F7F7F8"/>
          <w:rPrChange w:id="560"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61" w:author="Aarati AD" w:date="2023-04-06T10:12:00Z">
            <w:rPr>
              <w:rStyle w:val="Hljs-operator"/>
              <w:rFonts w:ascii="Consolas" w:hAnsi="Consolas"/>
              <w:color w:val="0F2B3D"/>
              <w:bdr w:val="none" w:sz="4" w:space="0" w:color="auto"/>
              <w:shd w:val="clear" w:color="auto" w:fill="F7F7F8"/>
            </w:rPr>
          </w:rPrChange>
        </w:rPr>
        <w:t>, s.</w:t>
      </w:r>
      <w:r>
        <w:rPr>
          <w:rStyle w:val="Hljs-keyword"/>
          <w:rFonts w:ascii="Times New Roman" w:hAnsi="Times New Roman" w:cs="Times New Roman"/>
          <w:b/>
          <w:bCs/>
          <w:color w:val="333333"/>
          <w:bdr w:val="none" w:sz="4" w:space="0" w:color="auto"/>
          <w:shd w:val="clear" w:color="auto" w:fill="F7F7F8"/>
          <w:rPrChange w:id="562" w:author="Aarati AD" w:date="2023-04-06T10:12:00Z">
            <w:rPr>
              <w:rStyle w:val="Hljs-keyword"/>
              <w:rFonts w:ascii="inherit" w:hAnsi="inherit"/>
              <w:b/>
              <w:bCs/>
              <w:color w:val="333333"/>
              <w:bdr w:val="none" w:sz="4" w:space="0" w:color="auto"/>
              <w:shd w:val="clear" w:color="auto" w:fill="F7F7F8"/>
            </w:rPr>
          </w:rPrChange>
        </w:rPr>
        <w:t>name</w:t>
      </w:r>
    </w:p>
    <w:p w14:paraId="0EF007FB"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Times New Roman" w:hAnsi="Times New Roman" w:cs="Times New Roman"/>
          <w:color w:val="0F2B3D"/>
          <w:bdr w:val="none" w:sz="4" w:space="0" w:color="auto"/>
          <w:shd w:val="clear" w:color="auto" w:fill="F7F7F8"/>
          <w:rPrChange w:id="563" w:author="Aarati AD" w:date="2023-04-06T10:12:00Z">
            <w:rPr>
              <w:rStyle w:val="HTMLCode"/>
              <w:rFonts w:ascii="Consolas" w:hAnsi="Consolas"/>
              <w:color w:val="0F2B3D"/>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64" w:author="Aarati AD" w:date="2023-04-06T10:12:00Z">
            <w:rPr>
              <w:rStyle w:val="Hljs-keyword"/>
              <w:rFonts w:ascii="inherit" w:hAnsi="inherit"/>
              <w:b/>
              <w:bCs/>
              <w:color w:val="333333"/>
              <w:bdr w:val="none" w:sz="4" w:space="0" w:color="auto"/>
              <w:shd w:val="clear" w:color="auto" w:fill="F7F7F8"/>
            </w:rPr>
          </w:rPrChange>
        </w:rPr>
        <w:t>ORDER</w:t>
      </w:r>
      <w:r>
        <w:rPr>
          <w:rStyle w:val="Hljs-operator"/>
          <w:rFonts w:ascii="Times New Roman" w:hAnsi="Times New Roman" w:cs="Times New Roman"/>
          <w:color w:val="0F2B3D"/>
          <w:bdr w:val="none" w:sz="4" w:space="0" w:color="auto"/>
          <w:shd w:val="clear" w:color="auto" w:fill="F7F7F8"/>
          <w:rPrChange w:id="565"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66" w:author="Aarati AD" w:date="2023-04-06T10:12:00Z">
            <w:rPr>
              <w:rStyle w:val="Hljs-keyword"/>
              <w:rFonts w:ascii="inherit" w:hAnsi="inherit"/>
              <w:b/>
              <w:bCs/>
              <w:color w:val="333333"/>
              <w:bdr w:val="none" w:sz="4" w:space="0" w:color="auto"/>
              <w:shd w:val="clear" w:color="auto" w:fill="F7F7F8"/>
            </w:rPr>
          </w:rPrChange>
        </w:rPr>
        <w:t>BY</w:t>
      </w:r>
      <w:r>
        <w:rPr>
          <w:rStyle w:val="Hljs-operator"/>
          <w:rFonts w:ascii="Times New Roman" w:hAnsi="Times New Roman" w:cs="Times New Roman"/>
          <w:color w:val="0F2B3D"/>
          <w:bdr w:val="none" w:sz="4" w:space="0" w:color="auto"/>
          <w:shd w:val="clear" w:color="auto" w:fill="F7F7F8"/>
          <w:rPrChange w:id="567" w:author="Aarati AD" w:date="2023-04-06T10:12:00Z">
            <w:rPr>
              <w:rStyle w:val="Hljs-operator"/>
              <w:rFonts w:ascii="Consolas" w:hAnsi="Consolas"/>
              <w:color w:val="0F2B3D"/>
              <w:bdr w:val="none" w:sz="4" w:space="0" w:color="auto"/>
              <w:shd w:val="clear" w:color="auto" w:fill="F7F7F8"/>
            </w:rPr>
          </w:rPrChange>
        </w:rPr>
        <w:t xml:space="preserve"> num_accounts;</w:t>
      </w:r>
    </w:p>
    <w:p w14:paraId="296ED332" w14:textId="77777777" w:rsidR="00254258" w:rsidRPr="00254258" w:rsidRDefault="00304EF3">
      <w:pPr>
        <w:pStyle w:val="NormalWeb"/>
        <w:shd w:val="clear" w:color="auto" w:fill="FFFFFF"/>
        <w:spacing w:before="0" w:after="225"/>
        <w:rPr>
          <w:color w:val="525C65"/>
          <w:rPrChange w:id="568" w:author="Aarati AD" w:date="2023-04-06T10:12:00Z">
            <w:rPr>
              <w:rFonts w:ascii="Open Sans" w:hAnsi="Open Sans" w:cs="Open Sans"/>
              <w:color w:val="525C65"/>
            </w:rPr>
          </w:rPrChange>
        </w:rPr>
      </w:pPr>
      <w:r>
        <w:rPr>
          <w:color w:val="525C65"/>
          <w:rPrChange w:id="569" w:author="Aarati AD" w:date="2023-04-06T10:12:00Z">
            <w:rPr>
              <w:rFonts w:ascii="Open Sans" w:hAnsi="Open Sans" w:cs="Open Sans"/>
              <w:color w:val="525C65"/>
            </w:rPr>
          </w:rPrChange>
        </w:rPr>
        <w:t>and</w:t>
      </w:r>
    </w:p>
    <w:p w14:paraId="1BA8E2AF"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operator"/>
          <w:rFonts w:ascii="Times New Roman" w:hAnsi="Times New Roman" w:cs="Times New Roman"/>
          <w:color w:val="0F2B3D"/>
          <w:bdr w:val="none" w:sz="4" w:space="0" w:color="auto"/>
          <w:shd w:val="clear" w:color="auto" w:fill="F7F7F8"/>
          <w:rPrChange w:id="570" w:author="Aarati AD" w:date="2023-04-06T10:12:00Z">
            <w:rPr>
              <w:rStyle w:val="Hljs-operator"/>
              <w:rFonts w:ascii="Consolas" w:hAnsi="Consolas" w:cs="Times New Roman"/>
              <w:color w:val="0F2B3D"/>
              <w:sz w:val="24"/>
              <w:szCs w:val="24"/>
              <w:bdr w:val="none" w:sz="4" w:space="0" w:color="auto"/>
              <w:shd w:val="clear" w:color="auto" w:fill="F7F7F8"/>
            </w:rPr>
          </w:rPrChange>
        </w:rPr>
      </w:pPr>
      <w:r>
        <w:rPr>
          <w:rStyle w:val="Hljs-keyword"/>
          <w:rFonts w:ascii="Times New Roman" w:hAnsi="Times New Roman" w:cs="Times New Roman"/>
          <w:b/>
          <w:bCs/>
          <w:color w:val="333333"/>
          <w:bdr w:val="none" w:sz="4" w:space="0" w:color="auto"/>
          <w:shd w:val="clear" w:color="auto" w:fill="F7F7F8"/>
          <w:rPrChange w:id="571" w:author="Aarati AD" w:date="2023-04-06T10:12:00Z">
            <w:rPr>
              <w:rStyle w:val="Hljs-keyword"/>
              <w:rFonts w:ascii="inherit" w:hAnsi="inherit"/>
              <w:b/>
              <w:bCs/>
              <w:color w:val="333333"/>
              <w:bdr w:val="none" w:sz="4" w:space="0" w:color="auto"/>
              <w:shd w:val="clear" w:color="auto" w:fill="F7F7F8"/>
            </w:rPr>
          </w:rPrChange>
        </w:rPr>
        <w:t>SELECT</w:t>
      </w:r>
      <w:r>
        <w:rPr>
          <w:rStyle w:val="Hljs-operator"/>
          <w:rFonts w:ascii="Times New Roman" w:hAnsi="Times New Roman" w:cs="Times New Roman"/>
          <w:color w:val="0F2B3D"/>
          <w:bdr w:val="none" w:sz="4" w:space="0" w:color="auto"/>
          <w:shd w:val="clear" w:color="auto" w:fill="F7F7F8"/>
          <w:rPrChange w:id="572"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73" w:author="Aarati AD" w:date="2023-04-06T10:12:00Z">
            <w:rPr>
              <w:rStyle w:val="Hljs-keyword"/>
              <w:rFonts w:ascii="inherit" w:hAnsi="inherit"/>
              <w:b/>
              <w:bCs/>
              <w:color w:val="333333"/>
              <w:bdr w:val="none" w:sz="4" w:space="0" w:color="auto"/>
              <w:shd w:val="clear" w:color="auto" w:fill="F7F7F8"/>
            </w:rPr>
          </w:rPrChange>
        </w:rPr>
        <w:t>DISTINCT</w:t>
      </w:r>
      <w:r>
        <w:rPr>
          <w:rStyle w:val="Hljs-operator"/>
          <w:rFonts w:ascii="Times New Roman" w:hAnsi="Times New Roman" w:cs="Times New Roman"/>
          <w:color w:val="0F2B3D"/>
          <w:bdr w:val="none" w:sz="4" w:space="0" w:color="auto"/>
          <w:shd w:val="clear" w:color="auto" w:fill="F7F7F8"/>
          <w:rPrChange w:id="574"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75" w:author="Aarati AD" w:date="2023-04-06T10:12:00Z">
            <w:rPr>
              <w:rStyle w:val="Hljs-keyword"/>
              <w:rFonts w:ascii="inherit" w:hAnsi="inherit"/>
              <w:b/>
              <w:bCs/>
              <w:color w:val="333333"/>
              <w:bdr w:val="none" w:sz="4" w:space="0" w:color="auto"/>
              <w:shd w:val="clear" w:color="auto" w:fill="F7F7F8"/>
            </w:rPr>
          </w:rPrChange>
        </w:rPr>
        <w:t>id</w:t>
      </w:r>
      <w:r>
        <w:rPr>
          <w:rStyle w:val="Hljs-operator"/>
          <w:rFonts w:ascii="Times New Roman" w:hAnsi="Times New Roman" w:cs="Times New Roman"/>
          <w:color w:val="0F2B3D"/>
          <w:bdr w:val="none" w:sz="4" w:space="0" w:color="auto"/>
          <w:shd w:val="clear" w:color="auto" w:fill="F7F7F8"/>
          <w:rPrChange w:id="576" w:author="Aarati AD" w:date="2023-04-06T10:12:00Z">
            <w:rPr>
              <w:rStyle w:val="Hljs-operator"/>
              <w:rFonts w:ascii="Consolas" w:hAnsi="Consolas"/>
              <w:color w:val="0F2B3D"/>
              <w:bdr w:val="none" w:sz="4" w:space="0" w:color="auto"/>
              <w:shd w:val="clear" w:color="auto" w:fill="F7F7F8"/>
            </w:rPr>
          </w:rPrChange>
        </w:rPr>
        <w:t xml:space="preserve">, </w:t>
      </w:r>
      <w:r>
        <w:rPr>
          <w:rStyle w:val="Hljs-keyword"/>
          <w:rFonts w:ascii="Times New Roman" w:hAnsi="Times New Roman" w:cs="Times New Roman"/>
          <w:b/>
          <w:bCs/>
          <w:color w:val="333333"/>
          <w:bdr w:val="none" w:sz="4" w:space="0" w:color="auto"/>
          <w:shd w:val="clear" w:color="auto" w:fill="F7F7F8"/>
          <w:rPrChange w:id="577" w:author="Aarati AD" w:date="2023-04-06T10:12:00Z">
            <w:rPr>
              <w:rStyle w:val="Hljs-keyword"/>
              <w:rFonts w:ascii="inherit" w:hAnsi="inherit"/>
              <w:b/>
              <w:bCs/>
              <w:color w:val="333333"/>
              <w:bdr w:val="none" w:sz="4" w:space="0" w:color="auto"/>
              <w:shd w:val="clear" w:color="auto" w:fill="F7F7F8"/>
            </w:rPr>
          </w:rPrChange>
        </w:rPr>
        <w:t>name</w:t>
      </w:r>
    </w:p>
    <w:p w14:paraId="390D0BEC" w14:textId="77777777" w:rsidR="00254258" w:rsidRPr="00254258" w:rsidRDefault="00304EF3">
      <w:pPr>
        <w:pStyle w:val="HTMLPreformatted"/>
        <w:pBdr>
          <w:top w:val="single" w:sz="6" w:space="0" w:color="B4B9BD"/>
          <w:left w:val="single" w:sz="6" w:space="0" w:color="B4B9BD"/>
          <w:bottom w:val="single" w:sz="6" w:space="0" w:color="B4B9BD"/>
          <w:right w:val="single" w:sz="6" w:space="0" w:color="B4B9BD"/>
        </w:pBdr>
        <w:shd w:val="clear" w:color="auto" w:fill="F7F7F8"/>
        <w:rPr>
          <w:rFonts w:ascii="Times New Roman" w:hAnsi="Times New Roman" w:cs="Times New Roman"/>
          <w:color w:val="96A0AA"/>
          <w:rPrChange w:id="578" w:author="Aarati AD" w:date="2023-04-06T10:12:00Z">
            <w:rPr>
              <w:rFonts w:ascii="Consolas" w:hAnsi="Consolas"/>
              <w:color w:val="96A0AA"/>
            </w:rPr>
          </w:rPrChange>
        </w:rPr>
      </w:pPr>
      <w:r>
        <w:rPr>
          <w:rStyle w:val="Hljs-keyword"/>
          <w:rFonts w:ascii="Times New Roman" w:hAnsi="Times New Roman" w:cs="Times New Roman"/>
          <w:b/>
          <w:bCs/>
          <w:color w:val="333333"/>
          <w:bdr w:val="none" w:sz="4" w:space="0" w:color="auto"/>
          <w:shd w:val="clear" w:color="auto" w:fill="F7F7F8"/>
          <w:rPrChange w:id="579" w:author="Aarati AD" w:date="2023-04-06T10:12:00Z">
            <w:rPr>
              <w:rStyle w:val="Hljs-keyword"/>
              <w:rFonts w:ascii="inherit" w:hAnsi="inherit"/>
              <w:b/>
              <w:bCs/>
              <w:color w:val="333333"/>
              <w:bdr w:val="none" w:sz="4" w:space="0" w:color="auto"/>
              <w:shd w:val="clear" w:color="auto" w:fill="F7F7F8"/>
            </w:rPr>
          </w:rPrChange>
        </w:rPr>
        <w:t>FROM</w:t>
      </w:r>
      <w:r>
        <w:rPr>
          <w:rStyle w:val="Hljs-operator"/>
          <w:rFonts w:ascii="Times New Roman" w:hAnsi="Times New Roman" w:cs="Times New Roman"/>
          <w:color w:val="0F2B3D"/>
          <w:bdr w:val="none" w:sz="4" w:space="0" w:color="auto"/>
          <w:shd w:val="clear" w:color="auto" w:fill="F7F7F8"/>
          <w:rPrChange w:id="580" w:author="Aarati AD" w:date="2023-04-06T10:12:00Z">
            <w:rPr>
              <w:rStyle w:val="Hljs-operator"/>
              <w:rFonts w:ascii="Consolas" w:hAnsi="Consolas"/>
              <w:color w:val="0F2B3D"/>
              <w:bdr w:val="none" w:sz="4" w:space="0" w:color="auto"/>
              <w:shd w:val="clear" w:color="auto" w:fill="F7F7F8"/>
            </w:rPr>
          </w:rPrChange>
        </w:rPr>
        <w:t xml:space="preserve"> sales_reps;</w:t>
      </w:r>
    </w:p>
    <w:p w14:paraId="448F26FD" w14:textId="77777777" w:rsidR="00254258" w:rsidRPr="00254258" w:rsidRDefault="00304EF3">
      <w:pPr>
        <w:rPr>
          <w:rFonts w:ascii="Times New Roman" w:hAnsi="Times New Roman" w:cs="Times New Roman"/>
          <w:color w:val="FF0000"/>
          <w:shd w:val="clear" w:color="auto" w:fill="FFFFFF"/>
          <w:rPrChange w:id="581" w:author="Aarati AD" w:date="2023-04-06T10:12:00Z">
            <w:rPr>
              <w:rFonts w:ascii="Open Sans" w:hAnsi="Open Sans" w:cs="Open Sans"/>
              <w:color w:val="FF0000"/>
              <w:shd w:val="clear" w:color="auto" w:fill="FFFFFF"/>
            </w:rPr>
          </w:rPrChange>
        </w:rPr>
      </w:pPr>
      <w:r>
        <w:rPr>
          <w:rFonts w:ascii="Times New Roman" w:hAnsi="Times New Roman" w:cs="Times New Roman"/>
          <w:color w:val="FF0000"/>
          <w:highlight w:val="yellow"/>
          <w:shd w:val="clear" w:color="auto" w:fill="FFFFFF"/>
          <w:rPrChange w:id="582" w:author="Aarati AD" w:date="2023-04-06T10:12:00Z">
            <w:rPr>
              <w:rFonts w:ascii="Open Sans" w:hAnsi="Open Sans" w:cs="Open Sans"/>
              <w:color w:val="FF0000"/>
              <w:highlight w:val="yellow"/>
              <w:shd w:val="clear" w:color="auto" w:fill="FFFFFF"/>
            </w:rPr>
          </w:rPrChange>
        </w:rPr>
        <w:t>Where clause doesnot allow to filter when using aggregated function</w:t>
      </w:r>
    </w:p>
    <w:p w14:paraId="42D791F9" w14:textId="77777777" w:rsidR="00254258" w:rsidRPr="00254258" w:rsidRDefault="00304EF3">
      <w:pPr>
        <w:pStyle w:val="Heading3"/>
        <w:shd w:val="clear" w:color="auto" w:fill="FFFFFF"/>
        <w:spacing w:before="420" w:after="75"/>
        <w:rPr>
          <w:rFonts w:ascii="Times New Roman" w:hAnsi="Times New Roman" w:cs="Times New Roman"/>
          <w:color w:val="2E3D49"/>
          <w:rPrChange w:id="583" w:author="Aarati AD" w:date="2023-04-06T10:12:00Z">
            <w:rPr>
              <w:rFonts w:ascii="Open Sans" w:hAnsi="Open Sans" w:cs="Open Sans"/>
              <w:color w:val="2E3D49"/>
            </w:rPr>
          </w:rPrChange>
        </w:rPr>
      </w:pPr>
      <w:r>
        <w:rPr>
          <w:rFonts w:ascii="Times New Roman" w:hAnsi="Times New Roman" w:cs="Times New Roman"/>
          <w:color w:val="2E3D49"/>
          <w:rPrChange w:id="584" w:author="Aarati AD" w:date="2023-04-06T10:12:00Z">
            <w:rPr>
              <w:rFonts w:ascii="Open Sans" w:hAnsi="Open Sans" w:cs="Open Sans"/>
              <w:color w:val="2E3D49"/>
            </w:rPr>
          </w:rPrChange>
        </w:rPr>
        <w:t>HAVING - Expert Tip</w:t>
      </w:r>
    </w:p>
    <w:p w14:paraId="6307E408" w14:textId="77777777" w:rsidR="00254258" w:rsidRPr="00254258" w:rsidRDefault="00304EF3">
      <w:pPr>
        <w:pStyle w:val="NormalWeb"/>
        <w:shd w:val="clear" w:color="auto" w:fill="FFFFFF"/>
        <w:spacing w:before="0" w:after="0"/>
        <w:rPr>
          <w:color w:val="525C65"/>
          <w:rPrChange w:id="585" w:author="Aarati AD" w:date="2023-04-06T10:12:00Z">
            <w:rPr>
              <w:rFonts w:ascii="Open Sans" w:hAnsi="Open Sans" w:cs="Open Sans"/>
              <w:color w:val="525C65"/>
            </w:rPr>
          </w:rPrChange>
        </w:rPr>
      </w:pPr>
      <w:r>
        <w:rPr>
          <w:rStyle w:val="Strong"/>
          <w:color w:val="525C65"/>
          <w:bdr w:val="none" w:sz="4" w:space="0" w:color="auto"/>
          <w:rPrChange w:id="586" w:author="Aarati AD" w:date="2023-04-06T10:12:00Z">
            <w:rPr>
              <w:rStyle w:val="Strong"/>
              <w:rFonts w:ascii="inherit" w:hAnsi="inherit" w:cs="Open Sans"/>
              <w:color w:val="525C65"/>
              <w:bdr w:val="none" w:sz="4" w:space="0" w:color="auto"/>
            </w:rPr>
          </w:rPrChange>
        </w:rPr>
        <w:t>HAVING</w:t>
      </w:r>
      <w:r>
        <w:rPr>
          <w:color w:val="525C65"/>
          <w:rPrChange w:id="587" w:author="Aarati AD" w:date="2023-04-06T10:12:00Z">
            <w:rPr>
              <w:rFonts w:ascii="Open Sans" w:hAnsi="Open Sans" w:cs="Open Sans"/>
              <w:color w:val="525C65"/>
            </w:rPr>
          </w:rPrChange>
        </w:rPr>
        <w:t> is the “clean” way to filter a query that has been aggregated, but this is also commonly done using a </w:t>
      </w:r>
      <w:r>
        <w:fldChar w:fldCharType="begin"/>
      </w:r>
      <w:r>
        <w:instrText>HYPERLINK "https://community.modeanalytics.com/sql/tutorial/sql-subqueries/" \t "_blank"</w:instrText>
      </w:r>
      <w:r>
        <w:fldChar w:fldCharType="separate"/>
      </w:r>
      <w:r>
        <w:rPr>
          <w:rStyle w:val="Hyperlink"/>
          <w:color w:val="02B3E4"/>
          <w:bdr w:val="none" w:sz="4" w:space="0" w:color="auto"/>
          <w:rPrChange w:id="588" w:author="Aarati AD" w:date="2023-04-06T10:12:00Z">
            <w:rPr>
              <w:rStyle w:val="Hyperlink"/>
              <w:rFonts w:ascii="inherit" w:hAnsi="inherit" w:cs="Open Sans"/>
              <w:color w:val="02B3E4"/>
              <w:bdr w:val="none" w:sz="4" w:space="0" w:color="auto"/>
            </w:rPr>
          </w:rPrChange>
        </w:rPr>
        <w:t>subquery</w:t>
      </w:r>
      <w:r>
        <w:fldChar w:fldCharType="end"/>
      </w:r>
      <w:r>
        <w:rPr>
          <w:color w:val="525C65"/>
          <w:rPrChange w:id="589" w:author="Aarati AD" w:date="2023-04-06T10:12:00Z">
            <w:rPr>
              <w:rFonts w:ascii="Open Sans" w:hAnsi="Open Sans" w:cs="Open Sans"/>
              <w:color w:val="525C65"/>
            </w:rPr>
          </w:rPrChange>
        </w:rPr>
        <w:t>. Essentially, any time you want to perform a </w:t>
      </w:r>
      <w:r>
        <w:rPr>
          <w:rStyle w:val="Strong"/>
          <w:color w:val="525C65"/>
          <w:bdr w:val="none" w:sz="4" w:space="0" w:color="auto"/>
          <w:rPrChange w:id="590" w:author="Aarati AD" w:date="2023-04-06T10:12:00Z">
            <w:rPr>
              <w:rStyle w:val="Strong"/>
              <w:rFonts w:ascii="inherit" w:hAnsi="inherit" w:cs="Open Sans"/>
              <w:color w:val="525C65"/>
              <w:bdr w:val="none" w:sz="4" w:space="0" w:color="auto"/>
            </w:rPr>
          </w:rPrChange>
        </w:rPr>
        <w:t>WHERE</w:t>
      </w:r>
      <w:r>
        <w:rPr>
          <w:color w:val="525C65"/>
          <w:rPrChange w:id="591" w:author="Aarati AD" w:date="2023-04-06T10:12:00Z">
            <w:rPr>
              <w:rFonts w:ascii="Open Sans" w:hAnsi="Open Sans" w:cs="Open Sans"/>
              <w:color w:val="525C65"/>
            </w:rPr>
          </w:rPrChange>
        </w:rPr>
        <w:t> on an element of your query that was created by an aggregate, you need to use </w:t>
      </w:r>
      <w:r>
        <w:rPr>
          <w:rStyle w:val="Strong"/>
          <w:color w:val="525C65"/>
          <w:bdr w:val="none" w:sz="4" w:space="0" w:color="auto"/>
          <w:rPrChange w:id="592" w:author="Aarati AD" w:date="2023-04-06T10:12:00Z">
            <w:rPr>
              <w:rStyle w:val="Strong"/>
              <w:rFonts w:ascii="inherit" w:hAnsi="inherit" w:cs="Open Sans"/>
              <w:color w:val="525C65"/>
              <w:bdr w:val="none" w:sz="4" w:space="0" w:color="auto"/>
            </w:rPr>
          </w:rPrChange>
        </w:rPr>
        <w:t>HAVING</w:t>
      </w:r>
      <w:r>
        <w:rPr>
          <w:color w:val="525C65"/>
          <w:rPrChange w:id="593" w:author="Aarati AD" w:date="2023-04-06T10:12:00Z">
            <w:rPr>
              <w:rFonts w:ascii="Open Sans" w:hAnsi="Open Sans" w:cs="Open Sans"/>
              <w:color w:val="525C65"/>
            </w:rPr>
          </w:rPrChange>
        </w:rPr>
        <w:t> instead.</w:t>
      </w:r>
    </w:p>
    <w:p w14:paraId="40C3FA4C" w14:textId="77777777" w:rsidR="00254258" w:rsidRPr="00254258" w:rsidRDefault="00254258">
      <w:pPr>
        <w:pStyle w:val="NormalWeb"/>
        <w:shd w:val="clear" w:color="auto" w:fill="FFFFFF"/>
        <w:spacing w:before="0" w:after="0"/>
        <w:rPr>
          <w:color w:val="525C65"/>
          <w:rPrChange w:id="594" w:author="Aarati AD" w:date="2023-04-06T10:12:00Z">
            <w:rPr>
              <w:rFonts w:ascii="Open Sans" w:hAnsi="Open Sans" w:cs="Open Sans"/>
              <w:color w:val="525C65"/>
            </w:rPr>
          </w:rPrChange>
        </w:rPr>
      </w:pPr>
    </w:p>
    <w:p w14:paraId="396604F6" w14:textId="77777777" w:rsidR="00254258" w:rsidRPr="00254258" w:rsidRDefault="00304EF3">
      <w:pPr>
        <w:pStyle w:val="NormalWeb"/>
        <w:shd w:val="clear" w:color="auto" w:fill="FFFFFF"/>
        <w:spacing w:before="0" w:after="0"/>
        <w:rPr>
          <w:color w:val="525C65"/>
          <w:rPrChange w:id="595" w:author="Aarati AD" w:date="2023-04-06T10:12:00Z">
            <w:rPr>
              <w:rFonts w:ascii="Open Sans" w:hAnsi="Open Sans" w:cs="Open Sans"/>
              <w:color w:val="525C65"/>
            </w:rPr>
          </w:rPrChange>
        </w:rPr>
      </w:pPr>
      <w:r>
        <w:rPr>
          <w:color w:val="525C65"/>
          <w:rPrChange w:id="596" w:author="Aarati AD" w:date="2023-04-06T10:12:00Z">
            <w:rPr>
              <w:rFonts w:ascii="Open Sans" w:hAnsi="Open Sans" w:cs="Open Sans"/>
              <w:color w:val="525C65"/>
            </w:rPr>
          </w:rPrChange>
        </w:rPr>
        <w:t xml:space="preserve">Where is subsets that return data based on a logical condition </w:t>
      </w:r>
    </w:p>
    <w:p w14:paraId="19D9128F" w14:textId="77777777" w:rsidR="00254258" w:rsidRPr="00254258" w:rsidRDefault="00304EF3">
      <w:pPr>
        <w:pStyle w:val="NormalWeb"/>
        <w:shd w:val="clear" w:color="auto" w:fill="FFFFFF"/>
        <w:spacing w:before="0" w:after="0"/>
        <w:rPr>
          <w:color w:val="525C65"/>
          <w:rPrChange w:id="597" w:author="Aarati AD" w:date="2023-04-06T10:12:00Z">
            <w:rPr>
              <w:rFonts w:ascii="Open Sans" w:hAnsi="Open Sans" w:cs="Open Sans"/>
              <w:color w:val="525C65"/>
            </w:rPr>
          </w:rPrChange>
        </w:rPr>
      </w:pPr>
      <w:r>
        <w:rPr>
          <w:color w:val="525C65"/>
          <w:rPrChange w:id="598" w:author="Aarati AD" w:date="2023-04-06T10:12:00Z">
            <w:rPr>
              <w:rFonts w:ascii="Open Sans" w:hAnsi="Open Sans" w:cs="Open Sans"/>
              <w:color w:val="525C65"/>
            </w:rPr>
          </w:rPrChange>
        </w:rPr>
        <w:t>Where is written after select, from, join, on but before group by</w:t>
      </w:r>
    </w:p>
    <w:p w14:paraId="37A9AC7A" w14:textId="77777777" w:rsidR="00254258" w:rsidRPr="00254258" w:rsidRDefault="00304EF3">
      <w:pPr>
        <w:pStyle w:val="NormalWeb"/>
        <w:shd w:val="clear" w:color="auto" w:fill="FFFFFF"/>
        <w:spacing w:before="0" w:after="0"/>
        <w:rPr>
          <w:color w:val="525C65"/>
          <w:rPrChange w:id="599" w:author="Aarati AD" w:date="2023-04-06T10:12:00Z">
            <w:rPr>
              <w:rFonts w:ascii="Open Sans" w:hAnsi="Open Sans" w:cs="Open Sans"/>
              <w:color w:val="525C65"/>
            </w:rPr>
          </w:rPrChange>
        </w:rPr>
      </w:pPr>
      <w:r>
        <w:rPr>
          <w:color w:val="525C65"/>
          <w:rPrChange w:id="600" w:author="Aarati AD" w:date="2023-04-06T10:12:00Z">
            <w:rPr>
              <w:rFonts w:ascii="Open Sans" w:hAnsi="Open Sans" w:cs="Open Sans"/>
              <w:color w:val="525C65"/>
            </w:rPr>
          </w:rPrChange>
        </w:rPr>
        <w:t xml:space="preserve">Having appear after the group by clause, but before group by </w:t>
      </w:r>
    </w:p>
    <w:p w14:paraId="034A8477" w14:textId="77777777" w:rsidR="00254258" w:rsidRPr="00254258" w:rsidRDefault="00304EF3">
      <w:pPr>
        <w:pStyle w:val="NormalWeb"/>
        <w:shd w:val="clear" w:color="auto" w:fill="FFFFFF"/>
        <w:spacing w:before="0" w:after="0"/>
        <w:rPr>
          <w:color w:val="525C65"/>
          <w:rPrChange w:id="601" w:author="Aarati AD" w:date="2023-04-06T10:12:00Z">
            <w:rPr>
              <w:rFonts w:ascii="Open Sans" w:hAnsi="Open Sans" w:cs="Open Sans"/>
              <w:color w:val="525C65"/>
            </w:rPr>
          </w:rPrChange>
        </w:rPr>
      </w:pPr>
      <w:r>
        <w:rPr>
          <w:color w:val="525C65"/>
          <w:rPrChange w:id="602" w:author="Aarati AD" w:date="2023-04-06T10:12:00Z">
            <w:rPr>
              <w:rFonts w:ascii="Open Sans" w:hAnsi="Open Sans" w:cs="Open Sans"/>
              <w:color w:val="525C65"/>
            </w:rPr>
          </w:rPrChange>
        </w:rPr>
        <w:t xml:space="preserve">Having can work on aggregated statement unlike while </w:t>
      </w:r>
    </w:p>
    <w:p w14:paraId="5CC868EC" w14:textId="77777777" w:rsidR="00254258" w:rsidRPr="00254258" w:rsidRDefault="00254258">
      <w:pPr>
        <w:pStyle w:val="NormalWeb"/>
        <w:shd w:val="clear" w:color="auto" w:fill="FFFFFF"/>
        <w:spacing w:before="0" w:after="0"/>
        <w:rPr>
          <w:color w:val="525C65"/>
          <w:shd w:val="clear" w:color="auto" w:fill="FFFFFF"/>
          <w:rPrChange w:id="603" w:author="Aarati AD" w:date="2023-04-06T10:12:00Z">
            <w:rPr>
              <w:rFonts w:ascii="Open Sans" w:hAnsi="Open Sans" w:cs="Open Sans"/>
              <w:color w:val="525C65"/>
              <w:shd w:val="clear" w:color="auto" w:fill="FFFFFF"/>
            </w:rPr>
          </w:rPrChange>
        </w:rPr>
      </w:pPr>
    </w:p>
    <w:p w14:paraId="0F6E1F93" w14:textId="77777777" w:rsidR="00254258" w:rsidRPr="00254258" w:rsidRDefault="00254258">
      <w:pPr>
        <w:pStyle w:val="NormalWeb"/>
        <w:shd w:val="clear" w:color="auto" w:fill="FFFFFF"/>
        <w:spacing w:before="0" w:after="0"/>
        <w:rPr>
          <w:color w:val="525C65"/>
          <w:shd w:val="clear" w:color="auto" w:fill="FFFFFF"/>
          <w:rPrChange w:id="604" w:author="Aarati AD" w:date="2023-04-06T10:12:00Z">
            <w:rPr>
              <w:rFonts w:ascii="Open Sans" w:hAnsi="Open Sans" w:cs="Open Sans"/>
              <w:color w:val="525C65"/>
              <w:shd w:val="clear" w:color="auto" w:fill="FFFFFF"/>
            </w:rPr>
          </w:rPrChange>
        </w:rPr>
      </w:pPr>
    </w:p>
    <w:p w14:paraId="0EBDFBDC" w14:textId="77777777" w:rsidR="00254258" w:rsidRPr="00254258" w:rsidRDefault="00304EF3">
      <w:pPr>
        <w:pStyle w:val="NormalWeb"/>
        <w:shd w:val="clear" w:color="auto" w:fill="FFFFFF"/>
        <w:spacing w:before="0" w:after="0"/>
        <w:rPr>
          <w:color w:val="525C65"/>
          <w:shd w:val="clear" w:color="auto" w:fill="FFFFFF"/>
          <w:rPrChange w:id="605" w:author="Aarati AD" w:date="2023-04-06T10:12:00Z">
            <w:rPr>
              <w:rFonts w:ascii="Open Sans" w:hAnsi="Open Sans" w:cs="Open Sans"/>
              <w:color w:val="525C65"/>
              <w:shd w:val="clear" w:color="auto" w:fill="FFFFFF"/>
            </w:rPr>
          </w:rPrChange>
        </w:rPr>
      </w:pPr>
      <w:r>
        <w:rPr>
          <w:color w:val="525C65"/>
          <w:shd w:val="clear" w:color="auto" w:fill="FFFFFF"/>
          <w:rPrChange w:id="606" w:author="Aarati AD" w:date="2023-04-06T10:12:00Z">
            <w:rPr>
              <w:rFonts w:ascii="Open Sans" w:hAnsi="Open Sans" w:cs="Open Sans"/>
              <w:color w:val="525C65"/>
              <w:shd w:val="clear" w:color="auto" w:fill="FFFFFF"/>
            </w:rPr>
          </w:rPrChange>
        </w:rPr>
        <w:t>How many of the </w:t>
      </w:r>
      <w:r>
        <w:rPr>
          <w:rStyle w:val="Strong"/>
          <w:color w:val="525C65"/>
          <w:bdr w:val="none" w:sz="4" w:space="0" w:color="auto"/>
          <w:shd w:val="clear" w:color="auto" w:fill="FFFFFF"/>
          <w:rPrChange w:id="607" w:author="Aarati AD" w:date="2023-04-06T10:12:00Z">
            <w:rPr>
              <w:rStyle w:val="Strong"/>
              <w:rFonts w:ascii="Open Sans" w:hAnsi="Open Sans" w:cs="Open Sans"/>
              <w:color w:val="525C65"/>
              <w:bdr w:val="none" w:sz="4" w:space="0" w:color="auto"/>
              <w:shd w:val="clear" w:color="auto" w:fill="FFFFFF"/>
            </w:rPr>
          </w:rPrChange>
        </w:rPr>
        <w:t>sales reps</w:t>
      </w:r>
      <w:r>
        <w:rPr>
          <w:color w:val="525C65"/>
          <w:shd w:val="clear" w:color="auto" w:fill="FFFFFF"/>
          <w:rPrChange w:id="608" w:author="Aarati AD" w:date="2023-04-06T10:12:00Z">
            <w:rPr>
              <w:rFonts w:ascii="Open Sans" w:hAnsi="Open Sans" w:cs="Open Sans"/>
              <w:color w:val="525C65"/>
              <w:shd w:val="clear" w:color="auto" w:fill="FFFFFF"/>
            </w:rPr>
          </w:rPrChange>
        </w:rPr>
        <w:t> have more than 5 accounts that they manage?</w:t>
      </w:r>
    </w:p>
    <w:tbl>
      <w:tblPr>
        <w:tblStyle w:val="TableGrid"/>
        <w:tblW w:w="0" w:type="auto"/>
        <w:tblLook w:val="04A0" w:firstRow="1" w:lastRow="0" w:firstColumn="1" w:lastColumn="0" w:noHBand="0" w:noVBand="1"/>
      </w:tblPr>
      <w:tblGrid>
        <w:gridCol w:w="9350"/>
      </w:tblGrid>
      <w:tr w:rsidR="00254258" w14:paraId="41706F16" w14:textId="77777777">
        <w:trPr>
          <w:trHeight w:val="2636"/>
        </w:trPr>
        <w:tc>
          <w:tcPr>
            <w:tcW w:w="9350" w:type="dxa"/>
            <w:shd w:val="clear" w:color="auto" w:fill="E7E6E6" w:themeFill="background2"/>
          </w:tcPr>
          <w:p w14:paraId="2973D5E7" w14:textId="77777777" w:rsidR="00254258" w:rsidRPr="00254258" w:rsidRDefault="00304EF3">
            <w:pPr>
              <w:pStyle w:val="NormalWeb"/>
              <w:spacing w:before="0" w:after="0"/>
              <w:rPr>
                <w:color w:val="525C65"/>
                <w:shd w:val="clear" w:color="auto" w:fill="FFFFFF"/>
                <w:rPrChange w:id="609" w:author="Aarati AD" w:date="2023-04-06T10:12:00Z">
                  <w:rPr>
                    <w:rFonts w:ascii="Open Sans" w:hAnsi="Open Sans" w:cs="Open Sans"/>
                    <w:color w:val="525C65"/>
                    <w:shd w:val="clear" w:color="auto" w:fill="FFFFFF"/>
                  </w:rPr>
                </w:rPrChange>
              </w:rPr>
            </w:pPr>
            <w:r>
              <w:rPr>
                <w:color w:val="525C65"/>
                <w:shd w:val="clear" w:color="auto" w:fill="FFFFFF"/>
                <w:rPrChange w:id="610" w:author="Aarati AD" w:date="2023-04-06T10:12:00Z">
                  <w:rPr>
                    <w:rFonts w:ascii="Open Sans" w:hAnsi="Open Sans" w:cs="Open Sans"/>
                    <w:color w:val="525C65"/>
                    <w:shd w:val="clear" w:color="auto" w:fill="FFFFFF"/>
                  </w:rPr>
                </w:rPrChange>
              </w:rPr>
              <w:t xml:space="preserve">Select sales_reps.id, sales_reps.name Count(*) num_account   </w:t>
            </w:r>
          </w:p>
          <w:p w14:paraId="5BE1D47C" w14:textId="77777777" w:rsidR="00254258" w:rsidRPr="00254258" w:rsidRDefault="00304EF3">
            <w:pPr>
              <w:pStyle w:val="NormalWeb"/>
              <w:spacing w:before="0" w:after="0"/>
              <w:rPr>
                <w:color w:val="525C65"/>
                <w:shd w:val="clear" w:color="auto" w:fill="FFFFFF"/>
                <w:rPrChange w:id="611" w:author="Aarati AD" w:date="2023-04-06T10:12:00Z">
                  <w:rPr>
                    <w:rFonts w:ascii="Open Sans" w:hAnsi="Open Sans" w:cs="Open Sans"/>
                    <w:color w:val="525C65"/>
                    <w:shd w:val="clear" w:color="auto" w:fill="FFFFFF"/>
                  </w:rPr>
                </w:rPrChange>
              </w:rPr>
            </w:pPr>
            <w:r>
              <w:rPr>
                <w:color w:val="525C65"/>
                <w:shd w:val="clear" w:color="auto" w:fill="FFFFFF"/>
                <w:rPrChange w:id="612" w:author="Aarati AD" w:date="2023-04-06T10:12:00Z">
                  <w:rPr>
                    <w:rFonts w:ascii="Open Sans" w:hAnsi="Open Sans" w:cs="Open Sans"/>
                    <w:color w:val="525C65"/>
                    <w:shd w:val="clear" w:color="auto" w:fill="FFFFFF"/>
                  </w:rPr>
                </w:rPrChange>
              </w:rPr>
              <w:t>From sales_reps</w:t>
            </w:r>
          </w:p>
          <w:p w14:paraId="01A18386" w14:textId="77777777" w:rsidR="00254258" w:rsidRPr="00254258" w:rsidRDefault="00304EF3">
            <w:pPr>
              <w:pStyle w:val="NormalWeb"/>
              <w:spacing w:before="0" w:after="0"/>
              <w:rPr>
                <w:color w:val="525C65"/>
                <w:shd w:val="clear" w:color="auto" w:fill="FFFFFF"/>
                <w:rPrChange w:id="613" w:author="Aarati AD" w:date="2023-04-06T10:12:00Z">
                  <w:rPr>
                    <w:rFonts w:ascii="Open Sans" w:hAnsi="Open Sans" w:cs="Open Sans"/>
                    <w:color w:val="525C65"/>
                    <w:shd w:val="clear" w:color="auto" w:fill="FFFFFF"/>
                  </w:rPr>
                </w:rPrChange>
              </w:rPr>
            </w:pPr>
            <w:r>
              <w:rPr>
                <w:color w:val="525C65"/>
                <w:shd w:val="clear" w:color="auto" w:fill="FFFFFF"/>
                <w:rPrChange w:id="614" w:author="Aarati AD" w:date="2023-04-06T10:12:00Z">
                  <w:rPr>
                    <w:rFonts w:ascii="Open Sans" w:hAnsi="Open Sans" w:cs="Open Sans"/>
                    <w:color w:val="525C65"/>
                    <w:shd w:val="clear" w:color="auto" w:fill="FFFFFF"/>
                  </w:rPr>
                </w:rPrChange>
              </w:rPr>
              <w:t>Join accounts</w:t>
            </w:r>
          </w:p>
          <w:p w14:paraId="2C3F636E" w14:textId="77777777" w:rsidR="00254258" w:rsidRPr="00254258" w:rsidRDefault="00304EF3">
            <w:pPr>
              <w:pStyle w:val="NormalWeb"/>
              <w:spacing w:before="0" w:after="0"/>
              <w:rPr>
                <w:color w:val="525C65"/>
                <w:shd w:val="clear" w:color="auto" w:fill="FFFFFF"/>
                <w:rPrChange w:id="615" w:author="Aarati AD" w:date="2023-04-06T10:12:00Z">
                  <w:rPr>
                    <w:rFonts w:ascii="Open Sans" w:hAnsi="Open Sans" w:cs="Open Sans"/>
                    <w:color w:val="525C65"/>
                    <w:shd w:val="clear" w:color="auto" w:fill="FFFFFF"/>
                  </w:rPr>
                </w:rPrChange>
              </w:rPr>
            </w:pPr>
            <w:r>
              <w:rPr>
                <w:color w:val="525C65"/>
                <w:shd w:val="clear" w:color="auto" w:fill="FFFFFF"/>
                <w:rPrChange w:id="616" w:author="Aarati AD" w:date="2023-04-06T10:12:00Z">
                  <w:rPr>
                    <w:rFonts w:ascii="Open Sans" w:hAnsi="Open Sans" w:cs="Open Sans"/>
                    <w:color w:val="525C65"/>
                    <w:shd w:val="clear" w:color="auto" w:fill="FFFFFF"/>
                  </w:rPr>
                </w:rPrChange>
              </w:rPr>
              <w:t>on sales_reps.id = accounts.sales_rep_id</w:t>
            </w:r>
          </w:p>
          <w:p w14:paraId="16D62BD6" w14:textId="77777777" w:rsidR="00254258" w:rsidRPr="00254258" w:rsidRDefault="00304EF3">
            <w:pPr>
              <w:pStyle w:val="NormalWeb"/>
              <w:spacing w:before="0" w:after="0"/>
              <w:rPr>
                <w:color w:val="525C65"/>
                <w:shd w:val="clear" w:color="auto" w:fill="FFFFFF"/>
                <w:rPrChange w:id="617" w:author="Aarati AD" w:date="2023-04-06T10:12:00Z">
                  <w:rPr>
                    <w:rFonts w:ascii="Open Sans" w:hAnsi="Open Sans" w:cs="Open Sans"/>
                    <w:color w:val="525C65"/>
                    <w:shd w:val="clear" w:color="auto" w:fill="FFFFFF"/>
                  </w:rPr>
                </w:rPrChange>
              </w:rPr>
            </w:pPr>
            <w:r>
              <w:rPr>
                <w:color w:val="525C65"/>
                <w:shd w:val="clear" w:color="auto" w:fill="FFFFFF"/>
                <w:rPrChange w:id="618" w:author="Aarati AD" w:date="2023-04-06T10:12:00Z">
                  <w:rPr>
                    <w:rFonts w:ascii="Open Sans" w:hAnsi="Open Sans" w:cs="Open Sans"/>
                    <w:color w:val="525C65"/>
                    <w:shd w:val="clear" w:color="auto" w:fill="FFFFFF"/>
                  </w:rPr>
                </w:rPrChange>
              </w:rPr>
              <w:t>Group by (sales_reps.id)</w:t>
            </w:r>
          </w:p>
          <w:p w14:paraId="315C6A8D" w14:textId="77777777" w:rsidR="00254258" w:rsidRPr="00254258" w:rsidRDefault="00304EF3">
            <w:pPr>
              <w:pStyle w:val="NormalWeb"/>
              <w:spacing w:before="0" w:after="0"/>
              <w:rPr>
                <w:color w:val="525C65"/>
                <w:shd w:val="clear" w:color="auto" w:fill="FFFFFF"/>
                <w:rPrChange w:id="619" w:author="Aarati AD" w:date="2023-04-06T10:12:00Z">
                  <w:rPr>
                    <w:rFonts w:ascii="Open Sans" w:hAnsi="Open Sans" w:cs="Open Sans"/>
                    <w:color w:val="525C65"/>
                    <w:shd w:val="clear" w:color="auto" w:fill="FFFFFF"/>
                  </w:rPr>
                </w:rPrChange>
              </w:rPr>
            </w:pPr>
            <w:r>
              <w:rPr>
                <w:color w:val="525C65"/>
                <w:shd w:val="clear" w:color="auto" w:fill="FFFFFF"/>
                <w:rPrChange w:id="620" w:author="Aarati AD" w:date="2023-04-06T10:12:00Z">
                  <w:rPr>
                    <w:rFonts w:ascii="Open Sans" w:hAnsi="Open Sans" w:cs="Open Sans"/>
                    <w:color w:val="525C65"/>
                    <w:shd w:val="clear" w:color="auto" w:fill="FFFFFF"/>
                  </w:rPr>
                </w:rPrChange>
              </w:rPr>
              <w:t>Having Count(accounts.id) &gt; 5</w:t>
            </w:r>
          </w:p>
        </w:tc>
      </w:tr>
    </w:tbl>
    <w:p w14:paraId="1162889B" w14:textId="77777777" w:rsidR="00254258" w:rsidRPr="00254258" w:rsidRDefault="00254258">
      <w:pPr>
        <w:pStyle w:val="NormalWeb"/>
        <w:shd w:val="clear" w:color="auto" w:fill="FFFFFF"/>
        <w:spacing w:before="0" w:after="0"/>
        <w:rPr>
          <w:color w:val="525C65"/>
          <w:shd w:val="clear" w:color="auto" w:fill="FFFFFF"/>
          <w:rPrChange w:id="621" w:author="Aarati AD" w:date="2023-04-06T10:12:00Z">
            <w:rPr>
              <w:rFonts w:ascii="Open Sans" w:hAnsi="Open Sans" w:cs="Open Sans"/>
              <w:color w:val="525C65"/>
              <w:shd w:val="clear" w:color="auto" w:fill="FFFFFF"/>
            </w:rPr>
          </w:rPrChange>
        </w:rPr>
      </w:pPr>
    </w:p>
    <w:p w14:paraId="0C1F69CB" w14:textId="77777777" w:rsidR="00254258" w:rsidRPr="00254258" w:rsidRDefault="00304EF3">
      <w:pPr>
        <w:pStyle w:val="NormalWeb"/>
        <w:shd w:val="clear" w:color="auto" w:fill="FFFFFF"/>
        <w:spacing w:before="0" w:after="225"/>
        <w:rPr>
          <w:color w:val="525C65"/>
          <w:rPrChange w:id="622" w:author="Aarati AD" w:date="2023-04-06T10:12:00Z">
            <w:rPr>
              <w:rFonts w:ascii="Open Sans" w:hAnsi="Open Sans" w:cs="Open Sans"/>
              <w:color w:val="525C65"/>
            </w:rPr>
          </w:rPrChange>
        </w:rPr>
      </w:pPr>
      <w:r>
        <w:rPr>
          <w:color w:val="525C65"/>
          <w:rPrChange w:id="623" w:author="Aarati AD" w:date="2023-04-06T10:12:00Z">
            <w:rPr>
              <w:rFonts w:ascii="Open Sans" w:hAnsi="Open Sans" w:cs="Open Sans"/>
              <w:color w:val="525C65"/>
            </w:rPr>
          </w:rPrChange>
        </w:rPr>
        <w:t>How many accounts spent more than 30,000 usd total across all orders?</w:t>
      </w:r>
    </w:p>
    <w:tbl>
      <w:tblPr>
        <w:tblStyle w:val="TableGrid"/>
        <w:tblW w:w="0" w:type="auto"/>
        <w:tblLook w:val="04A0" w:firstRow="1" w:lastRow="0" w:firstColumn="1" w:lastColumn="0" w:noHBand="0" w:noVBand="1"/>
      </w:tblPr>
      <w:tblGrid>
        <w:gridCol w:w="9350"/>
      </w:tblGrid>
      <w:tr w:rsidR="00254258" w14:paraId="19445F2E" w14:textId="77777777">
        <w:tc>
          <w:tcPr>
            <w:tcW w:w="9350" w:type="dxa"/>
            <w:shd w:val="clear" w:color="auto" w:fill="E7E6E6" w:themeFill="background2"/>
          </w:tcPr>
          <w:p w14:paraId="2C2A4F2A" w14:textId="77777777" w:rsidR="00254258" w:rsidRPr="00254258" w:rsidRDefault="00304EF3">
            <w:pPr>
              <w:pStyle w:val="NormalWeb"/>
              <w:spacing w:before="0" w:after="0"/>
              <w:rPr>
                <w:color w:val="525C65"/>
                <w:rPrChange w:id="624" w:author="Aarati AD" w:date="2023-04-06T10:12:00Z">
                  <w:rPr>
                    <w:rFonts w:ascii="Open Sans" w:hAnsi="Open Sans" w:cs="Open Sans"/>
                    <w:color w:val="525C65"/>
                  </w:rPr>
                </w:rPrChange>
              </w:rPr>
            </w:pPr>
            <w:r>
              <w:rPr>
                <w:color w:val="525C65"/>
                <w:rPrChange w:id="625" w:author="Aarati AD" w:date="2023-04-06T10:12:00Z">
                  <w:rPr>
                    <w:rFonts w:ascii="Open Sans" w:hAnsi="Open Sans" w:cs="Open Sans"/>
                    <w:color w:val="525C65"/>
                  </w:rPr>
                </w:rPrChange>
              </w:rPr>
              <w:t>Select count(a.id), sum(o.total_amt_usd)account1</w:t>
            </w:r>
          </w:p>
          <w:p w14:paraId="6E2BBD7F" w14:textId="77777777" w:rsidR="00254258" w:rsidRPr="00254258" w:rsidRDefault="00304EF3">
            <w:pPr>
              <w:pStyle w:val="NormalWeb"/>
              <w:spacing w:before="0" w:after="0"/>
              <w:rPr>
                <w:color w:val="525C65"/>
                <w:rPrChange w:id="626" w:author="Aarati AD" w:date="2023-04-06T10:12:00Z">
                  <w:rPr>
                    <w:rFonts w:ascii="Open Sans" w:hAnsi="Open Sans" w:cs="Open Sans"/>
                    <w:color w:val="525C65"/>
                  </w:rPr>
                </w:rPrChange>
              </w:rPr>
            </w:pPr>
            <w:r>
              <w:rPr>
                <w:color w:val="525C65"/>
                <w:rPrChange w:id="627" w:author="Aarati AD" w:date="2023-04-06T10:12:00Z">
                  <w:rPr>
                    <w:rFonts w:ascii="Open Sans" w:hAnsi="Open Sans" w:cs="Open Sans"/>
                    <w:color w:val="525C65"/>
                  </w:rPr>
                </w:rPrChange>
              </w:rPr>
              <w:t xml:space="preserve">From accounts a </w:t>
            </w:r>
          </w:p>
          <w:p w14:paraId="1F1196AB" w14:textId="77777777" w:rsidR="00254258" w:rsidRPr="00254258" w:rsidRDefault="00304EF3">
            <w:pPr>
              <w:pStyle w:val="NormalWeb"/>
              <w:spacing w:before="0" w:after="0"/>
              <w:rPr>
                <w:color w:val="525C65"/>
                <w:rPrChange w:id="628" w:author="Aarati AD" w:date="2023-04-06T10:12:00Z">
                  <w:rPr>
                    <w:rFonts w:ascii="Open Sans" w:hAnsi="Open Sans" w:cs="Open Sans"/>
                    <w:color w:val="525C65"/>
                  </w:rPr>
                </w:rPrChange>
              </w:rPr>
            </w:pPr>
            <w:r>
              <w:rPr>
                <w:color w:val="525C65"/>
                <w:rPrChange w:id="629" w:author="Aarati AD" w:date="2023-04-06T10:12:00Z">
                  <w:rPr>
                    <w:rFonts w:ascii="Open Sans" w:hAnsi="Open Sans" w:cs="Open Sans"/>
                    <w:color w:val="525C65"/>
                  </w:rPr>
                </w:rPrChange>
              </w:rPr>
              <w:t>Join orders o</w:t>
            </w:r>
          </w:p>
          <w:p w14:paraId="00CDD665" w14:textId="77777777" w:rsidR="00254258" w:rsidRPr="00254258" w:rsidRDefault="00304EF3">
            <w:pPr>
              <w:pStyle w:val="NormalWeb"/>
              <w:spacing w:before="0" w:after="0"/>
              <w:rPr>
                <w:color w:val="525C65"/>
                <w:rPrChange w:id="630" w:author="Aarati AD" w:date="2023-04-06T10:12:00Z">
                  <w:rPr>
                    <w:rFonts w:ascii="Open Sans" w:hAnsi="Open Sans" w:cs="Open Sans"/>
                    <w:color w:val="525C65"/>
                  </w:rPr>
                </w:rPrChange>
              </w:rPr>
            </w:pPr>
            <w:r>
              <w:rPr>
                <w:color w:val="525C65"/>
                <w:rPrChange w:id="631" w:author="Aarati AD" w:date="2023-04-06T10:12:00Z">
                  <w:rPr>
                    <w:rFonts w:ascii="Open Sans" w:hAnsi="Open Sans" w:cs="Open Sans"/>
                    <w:color w:val="525C65"/>
                  </w:rPr>
                </w:rPrChange>
              </w:rPr>
              <w:t>On a.id  = o.account_id</w:t>
            </w:r>
          </w:p>
          <w:p w14:paraId="73A6A3F9" w14:textId="77777777" w:rsidR="00254258" w:rsidRPr="00254258" w:rsidRDefault="00304EF3">
            <w:pPr>
              <w:pStyle w:val="NormalWeb"/>
              <w:spacing w:before="0" w:after="0"/>
              <w:rPr>
                <w:color w:val="525C65"/>
                <w:rPrChange w:id="632" w:author="Aarati AD" w:date="2023-04-06T10:12:00Z">
                  <w:rPr>
                    <w:rFonts w:ascii="Open Sans" w:hAnsi="Open Sans" w:cs="Open Sans"/>
                    <w:color w:val="525C65"/>
                  </w:rPr>
                </w:rPrChange>
              </w:rPr>
            </w:pPr>
            <w:r>
              <w:rPr>
                <w:color w:val="525C65"/>
                <w:rPrChange w:id="633" w:author="Aarati AD" w:date="2023-04-06T10:12:00Z">
                  <w:rPr>
                    <w:rFonts w:ascii="Open Sans" w:hAnsi="Open Sans" w:cs="Open Sans"/>
                    <w:color w:val="525C65"/>
                  </w:rPr>
                </w:rPrChange>
              </w:rPr>
              <w:t>Group by(a.id)</w:t>
            </w:r>
          </w:p>
          <w:p w14:paraId="5AED8C01" w14:textId="77777777" w:rsidR="00254258" w:rsidRPr="00254258" w:rsidRDefault="00304EF3">
            <w:pPr>
              <w:pStyle w:val="NormalWeb"/>
              <w:spacing w:after="0"/>
              <w:rPr>
                <w:color w:val="525C65"/>
                <w:rPrChange w:id="634" w:author="Aarati AD" w:date="2023-04-06T10:12:00Z">
                  <w:rPr>
                    <w:rFonts w:ascii="Open Sans" w:hAnsi="Open Sans" w:cs="Open Sans"/>
                    <w:color w:val="525C65"/>
                  </w:rPr>
                </w:rPrChange>
              </w:rPr>
            </w:pPr>
            <w:r>
              <w:rPr>
                <w:color w:val="525C65"/>
                <w:rPrChange w:id="635" w:author="Aarati AD" w:date="2023-04-06T10:12:00Z">
                  <w:rPr>
                    <w:rFonts w:ascii="Open Sans" w:hAnsi="Open Sans" w:cs="Open Sans"/>
                    <w:color w:val="525C65"/>
                  </w:rPr>
                </w:rPrChange>
              </w:rPr>
              <w:t>Having account &gt; 30000</w:t>
            </w:r>
          </w:p>
          <w:p w14:paraId="6620F42D" w14:textId="77777777" w:rsidR="00254258" w:rsidRPr="00254258" w:rsidRDefault="00304EF3">
            <w:pPr>
              <w:pStyle w:val="NormalWeb"/>
              <w:spacing w:before="0" w:after="0"/>
              <w:rPr>
                <w:color w:val="525C65"/>
                <w:rPrChange w:id="636" w:author="Aarati AD" w:date="2023-04-06T10:12:00Z">
                  <w:rPr>
                    <w:rFonts w:ascii="Open Sans" w:hAnsi="Open Sans" w:cs="Open Sans"/>
                    <w:color w:val="525C65"/>
                  </w:rPr>
                </w:rPrChange>
              </w:rPr>
            </w:pPr>
            <w:r>
              <w:rPr>
                <w:color w:val="525C65"/>
                <w:rPrChange w:id="637" w:author="Aarati AD" w:date="2023-04-06T10:12:00Z">
                  <w:rPr>
                    <w:rFonts w:ascii="Open Sans" w:hAnsi="Open Sans" w:cs="Open Sans"/>
                    <w:color w:val="525C65"/>
                  </w:rPr>
                </w:rPrChange>
              </w:rPr>
              <w:t>order by account1 ;</w:t>
            </w:r>
          </w:p>
        </w:tc>
      </w:tr>
    </w:tbl>
    <w:p w14:paraId="6F0432B6" w14:textId="77777777" w:rsidR="00254258" w:rsidRPr="00254258" w:rsidRDefault="00254258">
      <w:pPr>
        <w:pStyle w:val="NormalWeb"/>
        <w:shd w:val="clear" w:color="auto" w:fill="FFFFFF"/>
        <w:spacing w:before="0" w:after="0"/>
        <w:rPr>
          <w:color w:val="525C65"/>
          <w:rPrChange w:id="638" w:author="Aarati AD" w:date="2023-04-06T10:12:00Z">
            <w:rPr>
              <w:rFonts w:ascii="Open Sans" w:hAnsi="Open Sans" w:cs="Open Sans"/>
              <w:color w:val="525C65"/>
            </w:rPr>
          </w:rPrChange>
        </w:rPr>
      </w:pPr>
    </w:p>
    <w:p w14:paraId="0F1A6981" w14:textId="77777777" w:rsidR="00254258" w:rsidRPr="00254258" w:rsidRDefault="00304EF3">
      <w:pPr>
        <w:rPr>
          <w:rFonts w:ascii="Times New Roman" w:hAnsi="Times New Roman" w:cs="Times New Roman"/>
          <w:b/>
          <w:bCs/>
          <w:color w:val="525C65"/>
          <w:shd w:val="clear" w:color="auto" w:fill="FFFFFF"/>
          <w:rPrChange w:id="639" w:author="Aarati AD" w:date="2023-04-06T10:12:00Z">
            <w:rPr>
              <w:rFonts w:ascii="Open Sans" w:hAnsi="Open Sans" w:cs="Open Sans"/>
              <w:b/>
              <w:bCs/>
              <w:color w:val="525C65"/>
              <w:shd w:val="clear" w:color="auto" w:fill="FFFFFF"/>
            </w:rPr>
          </w:rPrChange>
        </w:rPr>
      </w:pPr>
      <w:r>
        <w:rPr>
          <w:rFonts w:ascii="Times New Roman" w:hAnsi="Times New Roman" w:cs="Times New Roman"/>
          <w:b/>
          <w:bCs/>
          <w:color w:val="525C65"/>
          <w:shd w:val="clear" w:color="auto" w:fill="FFFFFF"/>
          <w:rPrChange w:id="640" w:author="Aarati AD" w:date="2023-04-06T10:12:00Z">
            <w:rPr>
              <w:rFonts w:ascii="Open Sans" w:hAnsi="Open Sans" w:cs="Open Sans"/>
              <w:b/>
              <w:bCs/>
              <w:color w:val="525C65"/>
              <w:shd w:val="clear" w:color="auto" w:fill="FFFFFF"/>
            </w:rPr>
          </w:rPrChange>
        </w:rPr>
        <w:lastRenderedPageBreak/>
        <w:t>Which accounts used </w:t>
      </w:r>
      <w:r>
        <w:rPr>
          <w:rStyle w:val="HTMLCode"/>
          <w:rFonts w:ascii="Times New Roman" w:eastAsiaTheme="minorHAnsi" w:hAnsi="Times New Roman" w:cs="Times New Roman"/>
          <w:b/>
          <w:bCs/>
          <w:color w:val="0F2B3D"/>
          <w:sz w:val="24"/>
          <w:szCs w:val="24"/>
          <w:bdr w:val="single" w:sz="6" w:space="0" w:color="B4B9BD"/>
          <w:shd w:val="clear" w:color="auto" w:fill="F7F7F8"/>
          <w:rPrChange w:id="641" w:author="Aarati AD" w:date="2023-04-06T10:12:00Z">
            <w:rPr>
              <w:rStyle w:val="HTMLCode"/>
              <w:rFonts w:ascii="Consolas" w:eastAsiaTheme="minorHAnsi" w:hAnsi="Consolas"/>
              <w:b/>
              <w:bCs/>
              <w:color w:val="0F2B3D"/>
              <w:sz w:val="24"/>
              <w:szCs w:val="24"/>
              <w:bdr w:val="single" w:sz="6" w:space="0" w:color="B4B9BD"/>
              <w:shd w:val="clear" w:color="auto" w:fill="F7F7F8"/>
            </w:rPr>
          </w:rPrChange>
        </w:rPr>
        <w:t>facebook</w:t>
      </w:r>
      <w:r>
        <w:rPr>
          <w:rFonts w:ascii="Times New Roman" w:hAnsi="Times New Roman" w:cs="Times New Roman"/>
          <w:b/>
          <w:bCs/>
          <w:color w:val="525C65"/>
          <w:shd w:val="clear" w:color="auto" w:fill="FFFFFF"/>
          <w:rPrChange w:id="642" w:author="Aarati AD" w:date="2023-04-06T10:12:00Z">
            <w:rPr>
              <w:rFonts w:ascii="Open Sans" w:hAnsi="Open Sans" w:cs="Open Sans"/>
              <w:b/>
              <w:bCs/>
              <w:color w:val="525C65"/>
              <w:shd w:val="clear" w:color="auto" w:fill="FFFFFF"/>
            </w:rPr>
          </w:rPrChange>
        </w:rPr>
        <w:t> as a </w:t>
      </w:r>
      <w:r>
        <w:rPr>
          <w:rStyle w:val="Strong"/>
          <w:rFonts w:ascii="Times New Roman" w:hAnsi="Times New Roman" w:cs="Times New Roman"/>
          <w:b w:val="0"/>
          <w:bCs w:val="0"/>
          <w:color w:val="525C65"/>
          <w:bdr w:val="none" w:sz="4" w:space="0" w:color="auto"/>
          <w:shd w:val="clear" w:color="auto" w:fill="FFFFFF"/>
          <w:rPrChange w:id="643" w:author="Aarati AD" w:date="2023-04-06T10:12:00Z">
            <w:rPr>
              <w:rStyle w:val="Strong"/>
              <w:rFonts w:ascii="Open Sans" w:hAnsi="Open Sans" w:cs="Open Sans"/>
              <w:b w:val="0"/>
              <w:bCs w:val="0"/>
              <w:color w:val="525C65"/>
              <w:bdr w:val="none" w:sz="4" w:space="0" w:color="auto"/>
              <w:shd w:val="clear" w:color="auto" w:fill="FFFFFF"/>
            </w:rPr>
          </w:rPrChange>
        </w:rPr>
        <w:t>channel</w:t>
      </w:r>
      <w:r>
        <w:rPr>
          <w:rFonts w:ascii="Times New Roman" w:hAnsi="Times New Roman" w:cs="Times New Roman"/>
          <w:b/>
          <w:bCs/>
          <w:color w:val="525C65"/>
          <w:shd w:val="clear" w:color="auto" w:fill="FFFFFF"/>
          <w:rPrChange w:id="644" w:author="Aarati AD" w:date="2023-04-06T10:12:00Z">
            <w:rPr>
              <w:rFonts w:ascii="Open Sans" w:hAnsi="Open Sans" w:cs="Open Sans"/>
              <w:b/>
              <w:bCs/>
              <w:color w:val="525C65"/>
              <w:shd w:val="clear" w:color="auto" w:fill="FFFFFF"/>
            </w:rPr>
          </w:rPrChange>
        </w:rPr>
        <w:t> to contact customers more than 6 times?</w:t>
      </w:r>
    </w:p>
    <w:p w14:paraId="034E373C" w14:textId="77777777" w:rsidR="00254258" w:rsidRPr="00254258" w:rsidRDefault="00304EF3">
      <w:pPr>
        <w:rPr>
          <w:rFonts w:ascii="Times New Roman" w:hAnsi="Times New Roman" w:cs="Times New Roman"/>
          <w:color w:val="525C65"/>
          <w:shd w:val="clear" w:color="auto" w:fill="FFFFFF"/>
          <w:rPrChange w:id="645"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46" w:author="Aarati AD" w:date="2023-04-06T10:12:00Z">
            <w:rPr>
              <w:rFonts w:ascii="Open Sans" w:hAnsi="Open Sans" w:cs="Open Sans"/>
              <w:color w:val="525C65"/>
              <w:shd w:val="clear" w:color="auto" w:fill="FFFFFF"/>
            </w:rPr>
          </w:rPrChange>
        </w:rPr>
        <w:t>Select  a.id , a.name,  count(*) count</w:t>
      </w:r>
    </w:p>
    <w:p w14:paraId="6AA9A334" w14:textId="77777777" w:rsidR="00254258" w:rsidRPr="00254258" w:rsidRDefault="00304EF3">
      <w:pPr>
        <w:rPr>
          <w:rFonts w:ascii="Times New Roman" w:hAnsi="Times New Roman" w:cs="Times New Roman"/>
          <w:color w:val="525C65"/>
          <w:shd w:val="clear" w:color="auto" w:fill="FFFFFF"/>
          <w:rPrChange w:id="647"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48" w:author="Aarati AD" w:date="2023-04-06T10:12:00Z">
            <w:rPr>
              <w:rFonts w:ascii="Open Sans" w:hAnsi="Open Sans" w:cs="Open Sans"/>
              <w:color w:val="525C65"/>
              <w:shd w:val="clear" w:color="auto" w:fill="FFFFFF"/>
            </w:rPr>
          </w:rPrChange>
        </w:rPr>
        <w:t>From accounts a</w:t>
      </w:r>
    </w:p>
    <w:p w14:paraId="08E6FAC2" w14:textId="77777777" w:rsidR="00254258" w:rsidRPr="00254258" w:rsidRDefault="00304EF3">
      <w:pPr>
        <w:rPr>
          <w:rFonts w:ascii="Times New Roman" w:hAnsi="Times New Roman" w:cs="Times New Roman"/>
          <w:color w:val="525C65"/>
          <w:shd w:val="clear" w:color="auto" w:fill="FFFFFF"/>
          <w:rPrChange w:id="649"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50" w:author="Aarati AD" w:date="2023-04-06T10:12:00Z">
            <w:rPr>
              <w:rFonts w:ascii="Open Sans" w:hAnsi="Open Sans" w:cs="Open Sans"/>
              <w:color w:val="525C65"/>
              <w:shd w:val="clear" w:color="auto" w:fill="FFFFFF"/>
            </w:rPr>
          </w:rPrChange>
        </w:rPr>
        <w:t>Join web_events we</w:t>
      </w:r>
    </w:p>
    <w:p w14:paraId="202E8812" w14:textId="77777777" w:rsidR="00254258" w:rsidRPr="00254258" w:rsidRDefault="00304EF3">
      <w:pPr>
        <w:rPr>
          <w:rFonts w:ascii="Times New Roman" w:hAnsi="Times New Roman" w:cs="Times New Roman"/>
          <w:color w:val="525C65"/>
          <w:shd w:val="clear" w:color="auto" w:fill="FFFFFF"/>
          <w:rPrChange w:id="651"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52" w:author="Aarati AD" w:date="2023-04-06T10:12:00Z">
            <w:rPr>
              <w:rFonts w:ascii="Open Sans" w:hAnsi="Open Sans" w:cs="Open Sans"/>
              <w:color w:val="525C65"/>
              <w:shd w:val="clear" w:color="auto" w:fill="FFFFFF"/>
            </w:rPr>
          </w:rPrChange>
        </w:rPr>
        <w:t>a.id  = we.accounts_id</w:t>
      </w:r>
    </w:p>
    <w:p w14:paraId="3426D8BB" w14:textId="77777777" w:rsidR="00254258" w:rsidRPr="00254258" w:rsidRDefault="00304EF3">
      <w:pPr>
        <w:rPr>
          <w:rFonts w:ascii="Times New Roman" w:hAnsi="Times New Roman" w:cs="Times New Roman"/>
          <w:color w:val="525C65"/>
          <w:shd w:val="clear" w:color="auto" w:fill="FFFFFF"/>
          <w:rPrChange w:id="653"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54" w:author="Aarati AD" w:date="2023-04-06T10:12:00Z">
            <w:rPr>
              <w:rFonts w:ascii="Open Sans" w:hAnsi="Open Sans" w:cs="Open Sans"/>
              <w:color w:val="525C65"/>
              <w:shd w:val="clear" w:color="auto" w:fill="FFFFFF"/>
            </w:rPr>
          </w:rPrChange>
        </w:rPr>
        <w:t>group by (a.id , a.name)</w:t>
      </w:r>
    </w:p>
    <w:p w14:paraId="51554EA1" w14:textId="77777777" w:rsidR="00254258" w:rsidRPr="00254258" w:rsidRDefault="00304EF3">
      <w:pPr>
        <w:rPr>
          <w:rFonts w:ascii="Times New Roman" w:hAnsi="Times New Roman" w:cs="Times New Roman"/>
          <w:color w:val="525C65"/>
          <w:shd w:val="clear" w:color="auto" w:fill="FFFFFF"/>
          <w:rPrChange w:id="655"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56" w:author="Aarati AD" w:date="2023-04-06T10:12:00Z">
            <w:rPr>
              <w:rFonts w:ascii="Open Sans" w:hAnsi="Open Sans" w:cs="Open Sans"/>
              <w:color w:val="525C65"/>
              <w:shd w:val="clear" w:color="auto" w:fill="FFFFFF"/>
            </w:rPr>
          </w:rPrChange>
        </w:rPr>
        <w:t>where we = “facebook”</w:t>
      </w:r>
    </w:p>
    <w:p w14:paraId="50B66861" w14:textId="77777777" w:rsidR="00254258" w:rsidRPr="00254258" w:rsidRDefault="00304EF3">
      <w:pPr>
        <w:rPr>
          <w:rFonts w:ascii="Times New Roman" w:hAnsi="Times New Roman" w:cs="Times New Roman"/>
          <w:color w:val="525C65"/>
          <w:shd w:val="clear" w:color="auto" w:fill="FFFFFF"/>
          <w:rPrChange w:id="657"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58" w:author="Aarati AD" w:date="2023-04-06T10:12:00Z">
            <w:rPr>
              <w:rFonts w:ascii="Open Sans" w:hAnsi="Open Sans" w:cs="Open Sans"/>
              <w:color w:val="525C65"/>
              <w:shd w:val="clear" w:color="auto" w:fill="FFFFFF"/>
            </w:rPr>
          </w:rPrChange>
        </w:rPr>
        <w:t>Having count &gt;6</w:t>
      </w:r>
    </w:p>
    <w:p w14:paraId="00CF2EAE" w14:textId="77777777" w:rsidR="00254258" w:rsidRPr="00254258" w:rsidRDefault="00304EF3">
      <w:pPr>
        <w:rPr>
          <w:rFonts w:ascii="Times New Roman" w:hAnsi="Times New Roman" w:cs="Times New Roman"/>
          <w:b/>
          <w:bCs/>
          <w:color w:val="525C65"/>
          <w:shd w:val="clear" w:color="auto" w:fill="FFFFFF"/>
          <w:rPrChange w:id="659" w:author="Aarati AD" w:date="2023-04-06T10:12:00Z">
            <w:rPr>
              <w:rFonts w:ascii="Open Sans" w:hAnsi="Open Sans" w:cs="Open Sans"/>
              <w:b/>
              <w:bCs/>
              <w:color w:val="525C65"/>
              <w:shd w:val="clear" w:color="auto" w:fill="FFFFFF"/>
            </w:rPr>
          </w:rPrChange>
        </w:rPr>
      </w:pPr>
      <w:r>
        <w:rPr>
          <w:rFonts w:ascii="Times New Roman" w:hAnsi="Times New Roman" w:cs="Times New Roman"/>
          <w:b/>
          <w:bCs/>
          <w:color w:val="525C65"/>
          <w:shd w:val="clear" w:color="auto" w:fill="FFFFFF"/>
          <w:rPrChange w:id="660" w:author="Aarati AD" w:date="2023-04-06T10:12:00Z">
            <w:rPr>
              <w:rFonts w:ascii="Open Sans" w:hAnsi="Open Sans" w:cs="Open Sans"/>
              <w:b/>
              <w:bCs/>
              <w:color w:val="525C65"/>
              <w:shd w:val="clear" w:color="auto" w:fill="FFFFFF"/>
            </w:rPr>
          </w:rPrChange>
        </w:rPr>
        <w:t>Which channel was most frequently used by most accounts?</w:t>
      </w:r>
    </w:p>
    <w:p w14:paraId="273E69BB" w14:textId="77777777" w:rsidR="00254258" w:rsidRPr="00254258" w:rsidRDefault="00304EF3">
      <w:pPr>
        <w:rPr>
          <w:rFonts w:ascii="Times New Roman" w:hAnsi="Times New Roman" w:cs="Times New Roman"/>
          <w:color w:val="525C65"/>
          <w:shd w:val="clear" w:color="auto" w:fill="FFFFFF"/>
          <w:rPrChange w:id="661"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62" w:author="Aarati AD" w:date="2023-04-06T10:12:00Z">
            <w:rPr>
              <w:rFonts w:ascii="Open Sans" w:hAnsi="Open Sans" w:cs="Open Sans"/>
              <w:color w:val="525C65"/>
              <w:shd w:val="clear" w:color="auto" w:fill="FFFFFF"/>
            </w:rPr>
          </w:rPrChange>
        </w:rPr>
        <w:t xml:space="preserve">Select from a.id, a.name, w.channel  count(*) count1 </w:t>
      </w:r>
    </w:p>
    <w:p w14:paraId="206AFE55" w14:textId="77777777" w:rsidR="00254258" w:rsidRPr="00254258" w:rsidRDefault="00304EF3">
      <w:pPr>
        <w:rPr>
          <w:rFonts w:ascii="Times New Roman" w:hAnsi="Times New Roman" w:cs="Times New Roman"/>
          <w:color w:val="525C65"/>
          <w:shd w:val="clear" w:color="auto" w:fill="FFFFFF"/>
          <w:rPrChange w:id="663"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64" w:author="Aarati AD" w:date="2023-04-06T10:12:00Z">
            <w:rPr>
              <w:rFonts w:ascii="Open Sans" w:hAnsi="Open Sans" w:cs="Open Sans"/>
              <w:color w:val="525C65"/>
              <w:shd w:val="clear" w:color="auto" w:fill="FFFFFF"/>
            </w:rPr>
          </w:rPrChange>
        </w:rPr>
        <w:t>From accounts as a</w:t>
      </w:r>
    </w:p>
    <w:p w14:paraId="43ABC83A" w14:textId="77777777" w:rsidR="00254258" w:rsidRPr="00254258" w:rsidRDefault="00304EF3">
      <w:pPr>
        <w:rPr>
          <w:rFonts w:ascii="Times New Roman" w:hAnsi="Times New Roman" w:cs="Times New Roman"/>
          <w:color w:val="525C65"/>
          <w:shd w:val="clear" w:color="auto" w:fill="FFFFFF"/>
          <w:rPrChange w:id="665"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66" w:author="Aarati AD" w:date="2023-04-06T10:12:00Z">
            <w:rPr>
              <w:rFonts w:ascii="Open Sans" w:hAnsi="Open Sans" w:cs="Open Sans"/>
              <w:color w:val="525C65"/>
              <w:shd w:val="clear" w:color="auto" w:fill="FFFFFF"/>
            </w:rPr>
          </w:rPrChange>
        </w:rPr>
        <w:t>Join web_events w</w:t>
      </w:r>
    </w:p>
    <w:p w14:paraId="302D23E3" w14:textId="77777777" w:rsidR="00254258" w:rsidRPr="00254258" w:rsidRDefault="00304EF3">
      <w:pPr>
        <w:rPr>
          <w:rFonts w:ascii="Times New Roman" w:hAnsi="Times New Roman" w:cs="Times New Roman"/>
          <w:color w:val="525C65"/>
          <w:shd w:val="clear" w:color="auto" w:fill="FFFFFF"/>
          <w:rPrChange w:id="667"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68" w:author="Aarati AD" w:date="2023-04-06T10:12:00Z">
            <w:rPr>
              <w:rFonts w:ascii="Open Sans" w:hAnsi="Open Sans" w:cs="Open Sans"/>
              <w:color w:val="525C65"/>
              <w:shd w:val="clear" w:color="auto" w:fill="FFFFFF"/>
            </w:rPr>
          </w:rPrChange>
        </w:rPr>
        <w:t>On a.id = w.account_id</w:t>
      </w:r>
    </w:p>
    <w:p w14:paraId="4EC69048" w14:textId="77777777" w:rsidR="00254258" w:rsidRPr="00254258" w:rsidRDefault="00304EF3">
      <w:pPr>
        <w:rPr>
          <w:rFonts w:ascii="Times New Roman" w:hAnsi="Times New Roman" w:cs="Times New Roman"/>
          <w:color w:val="525C65"/>
          <w:shd w:val="clear" w:color="auto" w:fill="FFFFFF"/>
          <w:rPrChange w:id="669"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70" w:author="Aarati AD" w:date="2023-04-06T10:12:00Z">
            <w:rPr>
              <w:rFonts w:ascii="Open Sans" w:hAnsi="Open Sans" w:cs="Open Sans"/>
              <w:color w:val="525C65"/>
              <w:shd w:val="clear" w:color="auto" w:fill="FFFFFF"/>
            </w:rPr>
          </w:rPrChange>
        </w:rPr>
        <w:t xml:space="preserve">Group by a.id, a.name  , w.channel </w:t>
      </w:r>
    </w:p>
    <w:p w14:paraId="329A0BAC" w14:textId="77777777" w:rsidR="00254258" w:rsidRPr="00254258" w:rsidRDefault="00304EF3">
      <w:pPr>
        <w:rPr>
          <w:rFonts w:ascii="Times New Roman" w:hAnsi="Times New Roman" w:cs="Times New Roman"/>
          <w:color w:val="525C65"/>
          <w:shd w:val="clear" w:color="auto" w:fill="FFFFFF"/>
          <w:rPrChange w:id="671"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72" w:author="Aarati AD" w:date="2023-04-06T10:12:00Z">
            <w:rPr>
              <w:rFonts w:ascii="Open Sans" w:hAnsi="Open Sans" w:cs="Open Sans"/>
              <w:color w:val="525C65"/>
              <w:shd w:val="clear" w:color="auto" w:fill="FFFFFF"/>
            </w:rPr>
          </w:rPrChange>
        </w:rPr>
        <w:t xml:space="preserve">Order by  count </w:t>
      </w:r>
    </w:p>
    <w:p w14:paraId="5ABEA671" w14:textId="77777777" w:rsidR="00254258" w:rsidRPr="00254258" w:rsidRDefault="00304EF3">
      <w:pPr>
        <w:rPr>
          <w:rFonts w:ascii="Times New Roman" w:hAnsi="Times New Roman" w:cs="Times New Roman"/>
          <w:b/>
          <w:bCs/>
          <w:color w:val="525C65"/>
          <w:shd w:val="clear" w:color="auto" w:fill="FFFFFF"/>
          <w:rPrChange w:id="673" w:author="Aarati AD" w:date="2023-04-06T10:12:00Z">
            <w:rPr>
              <w:rFonts w:ascii="Open Sans" w:hAnsi="Open Sans" w:cs="Open Sans"/>
              <w:b/>
              <w:bCs/>
              <w:color w:val="525C65"/>
              <w:shd w:val="clear" w:color="auto" w:fill="FFFFFF"/>
            </w:rPr>
          </w:rPrChange>
        </w:rPr>
      </w:pPr>
      <w:r>
        <w:rPr>
          <w:rFonts w:ascii="Times New Roman" w:hAnsi="Times New Roman" w:cs="Times New Roman"/>
          <w:b/>
          <w:bCs/>
          <w:shd w:val="clear" w:color="auto" w:fill="FFFFFF"/>
          <w:rPrChange w:id="674" w:author="Aarati AD" w:date="2023-04-06T10:12:00Z">
            <w:rPr>
              <w:rFonts w:ascii="Open Sans" w:hAnsi="Open Sans" w:cs="Open Sans"/>
              <w:b/>
              <w:bCs/>
              <w:shd w:val="clear" w:color="auto" w:fill="FFFFFF"/>
            </w:rPr>
          </w:rPrChange>
        </w:rPr>
        <w:t>Date</w:t>
      </w:r>
    </w:p>
    <w:p w14:paraId="5F041889" w14:textId="77777777" w:rsidR="00254258" w:rsidRPr="00254258" w:rsidRDefault="00254258">
      <w:pPr>
        <w:rPr>
          <w:rFonts w:ascii="Times New Roman" w:hAnsi="Times New Roman" w:cs="Times New Roman"/>
          <w:color w:val="525C65"/>
          <w:shd w:val="clear" w:color="auto" w:fill="FFFFFF"/>
          <w:rPrChange w:id="675" w:author="Aarati AD" w:date="2023-04-06T10:12:00Z">
            <w:rPr>
              <w:rFonts w:ascii="Open Sans" w:hAnsi="Open Sans" w:cs="Open Sans"/>
              <w:color w:val="525C65"/>
              <w:shd w:val="clear" w:color="auto" w:fill="FFFFFF"/>
            </w:rPr>
          </w:rPrChange>
        </w:rPr>
      </w:pPr>
    </w:p>
    <w:p w14:paraId="3B2E37A8" w14:textId="77777777" w:rsidR="00254258" w:rsidRPr="00254258" w:rsidRDefault="00304EF3">
      <w:pPr>
        <w:rPr>
          <w:rFonts w:ascii="Times New Roman" w:hAnsi="Times New Roman" w:cs="Times New Roman"/>
          <w:color w:val="525C65"/>
          <w:shd w:val="clear" w:color="auto" w:fill="FFFFFF"/>
          <w:rPrChange w:id="676"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77" w:author="Aarati AD" w:date="2023-04-06T10:12:00Z">
            <w:rPr>
              <w:rFonts w:ascii="Open Sans" w:hAnsi="Open Sans" w:cs="Open Sans"/>
              <w:color w:val="525C65"/>
              <w:shd w:val="clear" w:color="auto" w:fill="FFFFFF"/>
            </w:rPr>
          </w:rPrChange>
        </w:rPr>
        <w:t xml:space="preserve">Date_trunc: </w:t>
      </w:r>
    </w:p>
    <w:p w14:paraId="7719F37B" w14:textId="77777777" w:rsidR="00254258" w:rsidRPr="00254258" w:rsidRDefault="00304EF3">
      <w:pPr>
        <w:rPr>
          <w:rFonts w:ascii="Times New Roman" w:hAnsi="Times New Roman" w:cs="Times New Roman"/>
          <w:color w:val="525C65"/>
          <w:shd w:val="clear" w:color="auto" w:fill="FFFFFF"/>
          <w:rPrChange w:id="678" w:author="Aarati AD" w:date="2023-04-06T10:12:00Z">
            <w:rPr>
              <w:rFonts w:ascii="Open Sans" w:hAnsi="Open Sans" w:cs="Open Sans"/>
              <w:color w:val="525C65"/>
              <w:shd w:val="clear" w:color="auto" w:fill="FFFFFF"/>
            </w:rPr>
          </w:rPrChange>
        </w:rPr>
      </w:pPr>
      <w:r>
        <w:rPr>
          <w:rFonts w:ascii="Times New Roman" w:hAnsi="Times New Roman" w:cs="Times New Roman"/>
          <w:noProof/>
          <w:color w:val="525C65"/>
          <w:shd w:val="clear" w:color="auto" w:fill="FFFFFF"/>
          <w:rPrChange w:id="679" w:author="Aarati AD" w:date="2023-04-06T10:12:00Z">
            <w:rPr>
              <w:rFonts w:ascii="Open Sans" w:hAnsi="Open Sans" w:cs="Open Sans"/>
              <w:noProof/>
              <w:color w:val="525C65"/>
              <w:shd w:val="clear" w:color="auto" w:fill="FFFFFF"/>
            </w:rPr>
          </w:rPrChange>
        </w:rPr>
        <w:drawing>
          <wp:inline distT="0" distB="0" distL="0" distR="0" wp14:anchorId="56818F9C" wp14:editId="436F366D">
            <wp:extent cx="3352800" cy="955040"/>
            <wp:effectExtent l="0" t="0" r="0" b="0"/>
            <wp:docPr id="2056126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rcRect/>
                    <a:stretch>
                      <a:fillRect/>
                    </a:stretch>
                  </pic:blipFill>
                  <pic:spPr>
                    <a:xfrm>
                      <a:off x="0" y="0"/>
                      <a:ext cx="3352800" cy="955040"/>
                    </a:xfrm>
                    <a:prstGeom prst="rect">
                      <a:avLst/>
                    </a:prstGeom>
                    <a:noFill/>
                    <a:ln>
                      <a:noFill/>
                    </a:ln>
                  </pic:spPr>
                </pic:pic>
              </a:graphicData>
            </a:graphic>
          </wp:inline>
        </w:drawing>
      </w:r>
    </w:p>
    <w:p w14:paraId="399EB284" w14:textId="77777777" w:rsidR="00254258" w:rsidRPr="00254258" w:rsidRDefault="00304EF3">
      <w:pPr>
        <w:rPr>
          <w:rFonts w:ascii="Times New Roman" w:hAnsi="Times New Roman" w:cs="Times New Roman"/>
          <w:color w:val="525C65"/>
          <w:shd w:val="clear" w:color="auto" w:fill="FFFFFF"/>
          <w:rPrChange w:id="68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81" w:author="Aarati AD" w:date="2023-04-06T10:12:00Z">
            <w:rPr>
              <w:rFonts w:ascii="Open Sans" w:hAnsi="Open Sans" w:cs="Open Sans"/>
              <w:color w:val="525C65"/>
              <w:shd w:val="clear" w:color="auto" w:fill="FFFFFF"/>
            </w:rPr>
          </w:rPrChange>
        </w:rPr>
        <w:t xml:space="preserve">This function provides the information of all the events happening in with in 24 hours of 2017-04-01 00:00:00 if you decided to trunc in day </w:t>
      </w:r>
    </w:p>
    <w:p w14:paraId="18333D1C" w14:textId="77777777" w:rsidR="00254258" w:rsidRPr="00254258" w:rsidRDefault="00304EF3">
      <w:pPr>
        <w:rPr>
          <w:rFonts w:ascii="Times New Roman" w:hAnsi="Times New Roman" w:cs="Times New Roman"/>
          <w:color w:val="525C65"/>
          <w:shd w:val="clear" w:color="auto" w:fill="FFFFFF"/>
          <w:rPrChange w:id="682"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83" w:author="Aarati AD" w:date="2023-04-06T10:12:00Z">
            <w:rPr>
              <w:rFonts w:ascii="Open Sans" w:hAnsi="Open Sans" w:cs="Open Sans"/>
              <w:color w:val="525C65"/>
              <w:shd w:val="clear" w:color="auto" w:fill="FFFFFF"/>
            </w:rPr>
          </w:rPrChange>
        </w:rPr>
        <w:t xml:space="preserve">Similarly, provide information of weeks in you decided to trunc in week </w:t>
      </w:r>
    </w:p>
    <w:p w14:paraId="00BC15C5" w14:textId="77777777" w:rsidR="00254258" w:rsidRPr="00254258" w:rsidRDefault="00304EF3">
      <w:pPr>
        <w:rPr>
          <w:rFonts w:ascii="Times New Roman" w:hAnsi="Times New Roman" w:cs="Times New Roman"/>
          <w:color w:val="525C65"/>
          <w:shd w:val="clear" w:color="auto" w:fill="FFFFFF"/>
          <w:rPrChange w:id="684"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85" w:author="Aarati AD" w:date="2023-04-06T10:12:00Z">
            <w:rPr>
              <w:rFonts w:ascii="Open Sans" w:hAnsi="Open Sans" w:cs="Open Sans"/>
              <w:color w:val="525C65"/>
              <w:shd w:val="clear" w:color="auto" w:fill="FFFFFF"/>
            </w:rPr>
          </w:rPrChange>
        </w:rPr>
        <w:t xml:space="preserve">Date_part: </w:t>
      </w:r>
    </w:p>
    <w:p w14:paraId="4A9BDBB1" w14:textId="77777777" w:rsidR="00254258" w:rsidRPr="00254258" w:rsidRDefault="00304EF3">
      <w:pPr>
        <w:rPr>
          <w:rFonts w:ascii="Times New Roman" w:hAnsi="Times New Roman" w:cs="Times New Roman"/>
          <w:color w:val="525C65"/>
          <w:shd w:val="clear" w:color="auto" w:fill="FFFFFF"/>
          <w:rPrChange w:id="686"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87" w:author="Aarati AD" w:date="2023-04-06T10:12:00Z">
            <w:rPr>
              <w:rFonts w:ascii="Open Sans" w:hAnsi="Open Sans" w:cs="Open Sans"/>
              <w:color w:val="525C65"/>
              <w:shd w:val="clear" w:color="auto" w:fill="FFFFFF"/>
            </w:rPr>
          </w:rPrChange>
        </w:rPr>
        <w:t>While Day_part helps to pull out specific part from the given date time stamp then we use Date_part</w:t>
      </w:r>
    </w:p>
    <w:p w14:paraId="5847E6D3" w14:textId="77777777" w:rsidR="00254258" w:rsidRPr="00254258" w:rsidRDefault="00304EF3">
      <w:pPr>
        <w:rPr>
          <w:rFonts w:ascii="Times New Roman" w:hAnsi="Times New Roman" w:cs="Times New Roman"/>
          <w:color w:val="525C65"/>
          <w:shd w:val="clear" w:color="auto" w:fill="FFFFFF"/>
          <w:rPrChange w:id="688" w:author="Aarati AD" w:date="2023-04-06T10:12:00Z">
            <w:rPr>
              <w:rFonts w:ascii="Open Sans" w:hAnsi="Open Sans" w:cs="Open Sans"/>
              <w:color w:val="525C65"/>
              <w:shd w:val="clear" w:color="auto" w:fill="FFFFFF"/>
            </w:rPr>
          </w:rPrChange>
        </w:rPr>
      </w:pPr>
      <w:r>
        <w:rPr>
          <w:rFonts w:ascii="Times New Roman" w:hAnsi="Times New Roman" w:cs="Times New Roman"/>
          <w:noProof/>
          <w:rPrChange w:id="689" w:author="Aarati AD" w:date="2023-04-06T10:12:00Z">
            <w:rPr>
              <w:noProof/>
            </w:rPr>
          </w:rPrChange>
        </w:rPr>
        <w:lastRenderedPageBreak/>
        <w:drawing>
          <wp:inline distT="0" distB="0" distL="0" distR="0" wp14:anchorId="1C87DCE0" wp14:editId="233138B8">
            <wp:extent cx="3238500" cy="1665514"/>
            <wp:effectExtent l="0" t="0" r="0" b="0"/>
            <wp:docPr id="2056126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rcRect l="25770" t="23020" r="11409" b="19544"/>
                    <a:stretch/>
                  </pic:blipFill>
                  <pic:spPr>
                    <a:xfrm>
                      <a:off x="0" y="0"/>
                      <a:ext cx="3238500" cy="1665514"/>
                    </a:xfrm>
                    <a:prstGeom prst="rect">
                      <a:avLst/>
                    </a:prstGeom>
                    <a:ln>
                      <a:noFill/>
                    </a:ln>
                  </pic:spPr>
                </pic:pic>
              </a:graphicData>
            </a:graphic>
          </wp:inline>
        </w:drawing>
      </w:r>
    </w:p>
    <w:p w14:paraId="596F0391" w14:textId="77777777" w:rsidR="00254258" w:rsidRPr="00254258" w:rsidRDefault="00304EF3">
      <w:pPr>
        <w:rPr>
          <w:rFonts w:ascii="Times New Roman" w:hAnsi="Times New Roman" w:cs="Times New Roman"/>
          <w:color w:val="525C65"/>
          <w:shd w:val="clear" w:color="auto" w:fill="FFFFFF"/>
          <w:rPrChange w:id="69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91" w:author="Aarati AD" w:date="2023-04-06T10:12:00Z">
            <w:rPr>
              <w:rFonts w:ascii="Open Sans" w:hAnsi="Open Sans" w:cs="Open Sans"/>
              <w:color w:val="525C65"/>
              <w:shd w:val="clear" w:color="auto" w:fill="FFFFFF"/>
            </w:rPr>
          </w:rPrChange>
        </w:rPr>
        <w:t>In the above figure notices that if we are trying to take information in case</w:t>
      </w:r>
    </w:p>
    <w:p w14:paraId="12E8C67E" w14:textId="77777777" w:rsidR="00254258" w:rsidRPr="00254258" w:rsidRDefault="00304EF3">
      <w:pPr>
        <w:rPr>
          <w:rFonts w:ascii="Times New Roman" w:hAnsi="Times New Roman" w:cs="Times New Roman"/>
          <w:b/>
          <w:bCs/>
          <w:color w:val="0B0B0B"/>
          <w:shd w:val="clear" w:color="auto" w:fill="FFFFFF"/>
          <w:rPrChange w:id="69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693" w:author="Aarati AD" w:date="2023-04-06T10:12:00Z">
            <w:rPr>
              <w:rFonts w:ascii="Open Sans" w:hAnsi="Open Sans" w:cs="Open Sans"/>
              <w:b/>
              <w:bCs/>
              <w:color w:val="0B0B0B"/>
              <w:shd w:val="clear" w:color="auto" w:fill="FFFFFF"/>
            </w:rPr>
          </w:rPrChange>
        </w:rPr>
        <w:t>Find the sales in terms of total dollars for all orders in each </w:t>
      </w:r>
      <w:r>
        <w:rPr>
          <w:rStyle w:val="HTMLCode"/>
          <w:rFonts w:ascii="Times New Roman" w:eastAsiaTheme="minorHAnsi" w:hAnsi="Times New Roman" w:cs="Times New Roman"/>
          <w:b/>
          <w:bCs/>
          <w:sz w:val="24"/>
          <w:szCs w:val="24"/>
          <w:bdr w:val="single" w:sz="2" w:space="0" w:color="auto"/>
          <w:rPrChange w:id="694" w:author="Aarati AD" w:date="2023-04-06T10:12:00Z">
            <w:rPr>
              <w:rStyle w:val="HTMLCode"/>
              <w:rFonts w:ascii="var(--chakra-fonts-mono)" w:eastAsiaTheme="minorHAnsi" w:hAnsi="var(--chakra-fonts-mono)"/>
              <w:b/>
              <w:bCs/>
              <w:sz w:val="24"/>
              <w:szCs w:val="24"/>
              <w:bdr w:val="single" w:sz="2" w:space="0" w:color="auto"/>
            </w:rPr>
          </w:rPrChange>
        </w:rPr>
        <w:t>year</w:t>
      </w:r>
      <w:r>
        <w:rPr>
          <w:rFonts w:ascii="Times New Roman" w:hAnsi="Times New Roman" w:cs="Times New Roman"/>
          <w:b/>
          <w:bCs/>
          <w:color w:val="0B0B0B"/>
          <w:shd w:val="clear" w:color="auto" w:fill="FFFFFF"/>
          <w:rPrChange w:id="695" w:author="Aarati AD" w:date="2023-04-06T10:12:00Z">
            <w:rPr>
              <w:rFonts w:ascii="Open Sans" w:hAnsi="Open Sans" w:cs="Open Sans"/>
              <w:b/>
              <w:bCs/>
              <w:color w:val="0B0B0B"/>
              <w:shd w:val="clear" w:color="auto" w:fill="FFFFFF"/>
            </w:rPr>
          </w:rPrChange>
        </w:rPr>
        <w:t>, ordered from greatest to least. Do you notice any trends in the yearly sales totals?</w:t>
      </w:r>
    </w:p>
    <w:tbl>
      <w:tblPr>
        <w:tblStyle w:val="TableGrid"/>
        <w:tblW w:w="0" w:type="auto"/>
        <w:tblLook w:val="04A0" w:firstRow="1" w:lastRow="0" w:firstColumn="1" w:lastColumn="0" w:noHBand="0" w:noVBand="1"/>
      </w:tblPr>
      <w:tblGrid>
        <w:gridCol w:w="9350"/>
      </w:tblGrid>
      <w:tr w:rsidR="00254258" w14:paraId="243DC487" w14:textId="77777777">
        <w:tc>
          <w:tcPr>
            <w:tcW w:w="9350" w:type="dxa"/>
            <w:shd w:val="clear" w:color="auto" w:fill="E7E6E6" w:themeFill="background2"/>
          </w:tcPr>
          <w:p w14:paraId="07138A12" w14:textId="77777777" w:rsidR="00254258" w:rsidRPr="00254258" w:rsidRDefault="00304EF3">
            <w:pPr>
              <w:rPr>
                <w:rFonts w:ascii="Times New Roman" w:hAnsi="Times New Roman" w:cs="Times New Roman"/>
                <w:color w:val="525C65"/>
                <w:shd w:val="clear" w:color="auto" w:fill="FFFFFF"/>
                <w:rPrChange w:id="696"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97" w:author="Aarati AD" w:date="2023-04-06T10:12:00Z">
                  <w:rPr>
                    <w:rFonts w:ascii="Open Sans" w:hAnsi="Open Sans" w:cs="Open Sans"/>
                    <w:color w:val="525C65"/>
                    <w:shd w:val="clear" w:color="auto" w:fill="FFFFFF"/>
                  </w:rPr>
                </w:rPrChange>
              </w:rPr>
              <w:t>Select  Date_Part('year', o.occurred_at) or_year, sum(o.total_amt_usd) total</w:t>
            </w:r>
          </w:p>
          <w:p w14:paraId="13A49428" w14:textId="77777777" w:rsidR="00254258" w:rsidRPr="00254258" w:rsidRDefault="00304EF3">
            <w:pPr>
              <w:rPr>
                <w:rFonts w:ascii="Times New Roman" w:hAnsi="Times New Roman" w:cs="Times New Roman"/>
                <w:color w:val="525C65"/>
                <w:shd w:val="clear" w:color="auto" w:fill="FFFFFF"/>
                <w:rPrChange w:id="698"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699" w:author="Aarati AD" w:date="2023-04-06T10:12:00Z">
                  <w:rPr>
                    <w:rFonts w:ascii="Open Sans" w:hAnsi="Open Sans" w:cs="Open Sans"/>
                    <w:color w:val="525C65"/>
                    <w:shd w:val="clear" w:color="auto" w:fill="FFFFFF"/>
                  </w:rPr>
                </w:rPrChange>
              </w:rPr>
              <w:t>From orders o</w:t>
            </w:r>
          </w:p>
          <w:p w14:paraId="2BD47E2D" w14:textId="77777777" w:rsidR="00254258" w:rsidRPr="00254258" w:rsidRDefault="00304EF3">
            <w:pPr>
              <w:rPr>
                <w:rFonts w:ascii="Times New Roman" w:hAnsi="Times New Roman" w:cs="Times New Roman"/>
                <w:color w:val="525C65"/>
                <w:shd w:val="clear" w:color="auto" w:fill="FFFFFF"/>
                <w:rPrChange w:id="700"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701" w:author="Aarati AD" w:date="2023-04-06T10:12:00Z">
                  <w:rPr>
                    <w:rFonts w:ascii="Open Sans" w:hAnsi="Open Sans" w:cs="Open Sans"/>
                    <w:color w:val="525C65"/>
                    <w:shd w:val="clear" w:color="auto" w:fill="FFFFFF"/>
                  </w:rPr>
                </w:rPrChange>
              </w:rPr>
              <w:t>Group by 1</w:t>
            </w:r>
          </w:p>
          <w:p w14:paraId="11F94E4E" w14:textId="77777777" w:rsidR="00254258" w:rsidRPr="00254258" w:rsidRDefault="00304EF3">
            <w:pPr>
              <w:rPr>
                <w:rFonts w:ascii="Times New Roman" w:hAnsi="Times New Roman" w:cs="Times New Roman"/>
                <w:color w:val="525C65"/>
                <w:shd w:val="clear" w:color="auto" w:fill="FFFFFF"/>
                <w:rPrChange w:id="702" w:author="Aarati AD" w:date="2023-04-06T10:12:00Z">
                  <w:rPr>
                    <w:rFonts w:ascii="Open Sans" w:hAnsi="Open Sans" w:cs="Open Sans"/>
                    <w:color w:val="525C65"/>
                    <w:shd w:val="clear" w:color="auto" w:fill="FFFFFF"/>
                  </w:rPr>
                </w:rPrChange>
              </w:rPr>
            </w:pPr>
            <w:r>
              <w:rPr>
                <w:rFonts w:ascii="Times New Roman" w:hAnsi="Times New Roman" w:cs="Times New Roman"/>
                <w:color w:val="525C65"/>
                <w:shd w:val="clear" w:color="auto" w:fill="FFFFFF"/>
                <w:rPrChange w:id="703" w:author="Aarati AD" w:date="2023-04-06T10:12:00Z">
                  <w:rPr>
                    <w:rFonts w:ascii="Open Sans" w:hAnsi="Open Sans" w:cs="Open Sans"/>
                    <w:color w:val="525C65"/>
                    <w:shd w:val="clear" w:color="auto" w:fill="FFFFFF"/>
                  </w:rPr>
                </w:rPrChange>
              </w:rPr>
              <w:t>order by 2 desc</w:t>
            </w:r>
          </w:p>
        </w:tc>
      </w:tr>
    </w:tbl>
    <w:p w14:paraId="70A93FBD" w14:textId="77777777" w:rsidR="00254258" w:rsidRPr="00254258" w:rsidRDefault="00254258">
      <w:pPr>
        <w:rPr>
          <w:rFonts w:ascii="Times New Roman" w:hAnsi="Times New Roman" w:cs="Times New Roman"/>
          <w:b/>
          <w:bCs/>
          <w:color w:val="0B0B0B"/>
          <w:shd w:val="clear" w:color="auto" w:fill="FFFFFF"/>
          <w:rPrChange w:id="704" w:author="Aarati AD" w:date="2023-04-06T10:12:00Z">
            <w:rPr>
              <w:rFonts w:ascii="Open Sans" w:hAnsi="Open Sans" w:cs="Open Sans"/>
              <w:b/>
              <w:bCs/>
              <w:color w:val="0B0B0B"/>
              <w:shd w:val="clear" w:color="auto" w:fill="FFFFFF"/>
            </w:rPr>
          </w:rPrChange>
        </w:rPr>
      </w:pPr>
    </w:p>
    <w:p w14:paraId="27FF278E" w14:textId="77777777" w:rsidR="00254258" w:rsidRPr="00254258" w:rsidRDefault="00304EF3">
      <w:pPr>
        <w:shd w:val="clear" w:color="auto" w:fill="F2F2F2" w:themeFill="background1" w:themeFillShade="F2"/>
        <w:rPr>
          <w:rFonts w:ascii="Times New Roman" w:hAnsi="Times New Roman" w:cs="Times New Roman"/>
          <w:b/>
          <w:bCs/>
          <w:color w:val="0B0B0B"/>
          <w:shd w:val="clear" w:color="auto" w:fill="FFFFFF"/>
          <w:rPrChange w:id="70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06" w:author="Aarati AD" w:date="2023-04-06T10:12:00Z">
            <w:rPr>
              <w:rFonts w:ascii="Open Sans" w:hAnsi="Open Sans" w:cs="Open Sans"/>
              <w:b/>
              <w:bCs/>
              <w:color w:val="0B0B0B"/>
              <w:shd w:val="clear" w:color="auto" w:fill="FFFFFF"/>
            </w:rPr>
          </w:rPrChange>
        </w:rPr>
        <w:t>Which </w:t>
      </w:r>
      <w:r>
        <w:rPr>
          <w:rStyle w:val="Strong"/>
          <w:rFonts w:ascii="Times New Roman" w:hAnsi="Times New Roman" w:cs="Times New Roman"/>
          <w:b w:val="0"/>
          <w:bCs w:val="0"/>
          <w:color w:val="0B0B0B"/>
          <w:bdr w:val="single" w:sz="2" w:space="0" w:color="auto"/>
          <w:shd w:val="clear" w:color="auto" w:fill="FFFFFF"/>
          <w:rPrChange w:id="707" w:author="Aarati AD" w:date="2023-04-06T10:12:00Z">
            <w:rPr>
              <w:rStyle w:val="Strong"/>
              <w:rFonts w:ascii="Open Sans" w:hAnsi="Open Sans" w:cs="Open Sans"/>
              <w:b w:val="0"/>
              <w:bCs w:val="0"/>
              <w:color w:val="0B0B0B"/>
              <w:bdr w:val="single" w:sz="2" w:space="0" w:color="auto"/>
              <w:shd w:val="clear" w:color="auto" w:fill="FFFFFF"/>
            </w:rPr>
          </w:rPrChange>
        </w:rPr>
        <w:t>month</w:t>
      </w:r>
      <w:r>
        <w:rPr>
          <w:rFonts w:ascii="Times New Roman" w:hAnsi="Times New Roman" w:cs="Times New Roman"/>
          <w:b/>
          <w:bCs/>
          <w:color w:val="0B0B0B"/>
          <w:shd w:val="clear" w:color="auto" w:fill="FFFFFF"/>
          <w:rPrChange w:id="708" w:author="Aarati AD" w:date="2023-04-06T10:12:00Z">
            <w:rPr>
              <w:rFonts w:ascii="Open Sans" w:hAnsi="Open Sans" w:cs="Open Sans"/>
              <w:b/>
              <w:bCs/>
              <w:color w:val="0B0B0B"/>
              <w:shd w:val="clear" w:color="auto" w:fill="FFFFFF"/>
            </w:rPr>
          </w:rPrChange>
        </w:rPr>
        <w:t> did Parch &amp; Posey have the greatest sales in terms of total dollars? Are all months evenly represented by the dataset?</w:t>
      </w:r>
    </w:p>
    <w:p w14:paraId="029D29AA" w14:textId="77777777" w:rsidR="00254258" w:rsidRPr="00254258" w:rsidRDefault="00304EF3">
      <w:pPr>
        <w:shd w:val="clear" w:color="auto" w:fill="FFFFFF" w:themeFill="background1"/>
        <w:rPr>
          <w:rFonts w:ascii="Times New Roman" w:hAnsi="Times New Roman" w:cs="Times New Roman"/>
          <w:b/>
          <w:bCs/>
          <w:color w:val="0B0B0B"/>
          <w:shd w:val="clear" w:color="auto" w:fill="FFFFFF"/>
          <w:rPrChange w:id="70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10" w:author="Aarati AD" w:date="2023-04-06T10:12:00Z">
            <w:rPr>
              <w:rFonts w:ascii="Open Sans" w:hAnsi="Open Sans" w:cs="Open Sans"/>
              <w:b/>
              <w:bCs/>
              <w:color w:val="0B0B0B"/>
              <w:shd w:val="clear" w:color="auto" w:fill="FFFFFF"/>
            </w:rPr>
          </w:rPrChange>
        </w:rPr>
        <w:t xml:space="preserve">Note:  If Data is not evenly represented then, this tutorial suggest not to consider </w:t>
      </w:r>
    </w:p>
    <w:tbl>
      <w:tblPr>
        <w:tblStyle w:val="TableGrid"/>
        <w:tblW w:w="0" w:type="auto"/>
        <w:tblLook w:val="04A0" w:firstRow="1" w:lastRow="0" w:firstColumn="1" w:lastColumn="0" w:noHBand="0" w:noVBand="1"/>
      </w:tblPr>
      <w:tblGrid>
        <w:gridCol w:w="9350"/>
      </w:tblGrid>
      <w:tr w:rsidR="00254258" w14:paraId="2AD0F579" w14:textId="77777777">
        <w:tc>
          <w:tcPr>
            <w:tcW w:w="9350" w:type="dxa"/>
            <w:shd w:val="clear" w:color="auto" w:fill="F2F2F2" w:themeFill="background1" w:themeFillShade="F2"/>
          </w:tcPr>
          <w:p w14:paraId="6253FF46" w14:textId="77777777" w:rsidR="00254258" w:rsidRPr="00254258" w:rsidRDefault="00304EF3">
            <w:pPr>
              <w:rPr>
                <w:rFonts w:ascii="Times New Roman" w:eastAsia="Times New Roman" w:hAnsi="Times New Roman" w:cs="Times New Roman"/>
                <w:color w:val="0F2B3D"/>
                <w:sz w:val="24"/>
                <w:szCs w:val="24"/>
                <w:bdr w:val="single" w:sz="2" w:space="0" w:color="auto"/>
                <w:shd w:val="clear" w:color="auto" w:fill="F7F7F8"/>
                <w:rPrChange w:id="711" w:author="Aarati AD" w:date="2023-04-06T10:12:00Z">
                  <w:rPr>
                    <w:rFonts w:ascii="Consolas" w:eastAsia="Times New Roman" w:hAnsi="Consolas" w:cs="Times New Roman"/>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712" w:author="Aarati AD" w:date="2023-04-06T10:12:00Z">
                  <w:rPr>
                    <w:rFonts w:ascii="Consolas" w:eastAsia="Times New Roman" w:hAnsi="Consolas" w:cs="Times New Roman"/>
                    <w:b/>
                    <w:bCs/>
                    <w:color w:val="0F2B3D"/>
                    <w:sz w:val="24"/>
                    <w:szCs w:val="24"/>
                    <w:bdr w:val="single" w:sz="2" w:space="0" w:color="auto"/>
                    <w:shd w:val="clear" w:color="auto" w:fill="F7F7F8"/>
                  </w:rPr>
                </w:rPrChange>
              </w:rPr>
              <w:t>SELECT</w:t>
            </w:r>
            <w:r>
              <w:rPr>
                <w:rFonts w:ascii="Times New Roman" w:eastAsia="Times New Roman" w:hAnsi="Times New Roman" w:cs="Times New Roman"/>
                <w:color w:val="0F2B3D"/>
                <w:sz w:val="24"/>
                <w:szCs w:val="24"/>
                <w:bdr w:val="single" w:sz="2" w:space="0" w:color="auto"/>
                <w:shd w:val="clear" w:color="auto" w:fill="F7F7F8"/>
                <w:rPrChange w:id="713"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DATE_PART(</w:t>
            </w:r>
            <w:r>
              <w:rPr>
                <w:rFonts w:ascii="Times New Roman" w:eastAsia="Times New Roman" w:hAnsi="Times New Roman" w:cs="Times New Roman"/>
                <w:color w:val="DD1144"/>
                <w:sz w:val="24"/>
                <w:szCs w:val="24"/>
                <w:bdr w:val="single" w:sz="2" w:space="0" w:color="auto"/>
                <w:shd w:val="clear" w:color="auto" w:fill="F7F7F8"/>
                <w:rPrChange w:id="714" w:author="Aarati AD" w:date="2023-04-06T10:12:00Z">
                  <w:rPr>
                    <w:rFonts w:ascii="Consolas" w:eastAsia="Times New Roman" w:hAnsi="Consolas" w:cs="Times New Roman"/>
                    <w:color w:val="DD1144"/>
                    <w:sz w:val="24"/>
                    <w:szCs w:val="24"/>
                    <w:bdr w:val="single" w:sz="2" w:space="0" w:color="auto"/>
                    <w:shd w:val="clear" w:color="auto" w:fill="F7F7F8"/>
                  </w:rPr>
                </w:rPrChange>
              </w:rPr>
              <w:t>'month'</w:t>
            </w:r>
            <w:r>
              <w:rPr>
                <w:rFonts w:ascii="Times New Roman" w:eastAsia="Times New Roman" w:hAnsi="Times New Roman" w:cs="Times New Roman"/>
                <w:color w:val="0F2B3D"/>
                <w:sz w:val="24"/>
                <w:szCs w:val="24"/>
                <w:bdr w:val="single" w:sz="2" w:space="0" w:color="auto"/>
                <w:shd w:val="clear" w:color="auto" w:fill="F7F7F8"/>
                <w:rPrChange w:id="715"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occurred_at) ord_month, </w:t>
            </w:r>
            <w:r>
              <w:rPr>
                <w:rFonts w:ascii="Times New Roman" w:eastAsia="Times New Roman" w:hAnsi="Times New Roman" w:cs="Times New Roman"/>
                <w:b/>
                <w:bCs/>
                <w:color w:val="990000"/>
                <w:sz w:val="24"/>
                <w:szCs w:val="24"/>
                <w:bdr w:val="single" w:sz="2" w:space="0" w:color="auto"/>
                <w:shd w:val="clear" w:color="auto" w:fill="F7F7F8"/>
                <w:rPrChange w:id="716" w:author="Aarati AD" w:date="2023-04-06T10:12:00Z">
                  <w:rPr>
                    <w:rFonts w:ascii="Consolas" w:eastAsia="Times New Roman" w:hAnsi="Consolas" w:cs="Times New Roman"/>
                    <w:b/>
                    <w:bCs/>
                    <w:color w:val="990000"/>
                    <w:sz w:val="24"/>
                    <w:szCs w:val="24"/>
                    <w:bdr w:val="single" w:sz="2" w:space="0" w:color="auto"/>
                    <w:shd w:val="clear" w:color="auto" w:fill="F7F7F8"/>
                  </w:rPr>
                </w:rPrChange>
              </w:rPr>
              <w:t>COUNT</w:t>
            </w:r>
            <w:r>
              <w:rPr>
                <w:rFonts w:ascii="Times New Roman" w:eastAsia="Times New Roman" w:hAnsi="Times New Roman" w:cs="Times New Roman"/>
                <w:color w:val="0F2B3D"/>
                <w:sz w:val="24"/>
                <w:szCs w:val="24"/>
                <w:bdr w:val="single" w:sz="2" w:space="0" w:color="auto"/>
                <w:shd w:val="clear" w:color="auto" w:fill="F7F7F8"/>
                <w:rPrChange w:id="717" w:author="Aarati AD" w:date="2023-04-06T10:12:00Z">
                  <w:rPr>
                    <w:rFonts w:ascii="Consolas" w:eastAsia="Times New Roman" w:hAnsi="Consolas" w:cs="Times New Roman"/>
                    <w:color w:val="0F2B3D"/>
                    <w:sz w:val="24"/>
                    <w:szCs w:val="24"/>
                    <w:bdr w:val="single" w:sz="2" w:space="0" w:color="auto"/>
                    <w:shd w:val="clear" w:color="auto" w:fill="F7F7F8"/>
                  </w:rPr>
                </w:rPrChange>
              </w:rPr>
              <w:t>(*) total_sales</w:t>
            </w:r>
          </w:p>
          <w:p w14:paraId="4B751A31" w14:textId="77777777" w:rsidR="00254258" w:rsidRPr="00254258" w:rsidRDefault="00304EF3">
            <w:pPr>
              <w:rPr>
                <w:rFonts w:ascii="Times New Roman" w:eastAsia="Times New Roman" w:hAnsi="Times New Roman" w:cs="Times New Roman"/>
                <w:color w:val="0F2B3D"/>
                <w:sz w:val="24"/>
                <w:szCs w:val="24"/>
                <w:bdr w:val="single" w:sz="2" w:space="0" w:color="auto"/>
                <w:shd w:val="clear" w:color="auto" w:fill="F7F7F8"/>
                <w:rPrChange w:id="718" w:author="Aarati AD" w:date="2023-04-06T10:12:00Z">
                  <w:rPr>
                    <w:rFonts w:ascii="Consolas" w:eastAsia="Times New Roman" w:hAnsi="Consolas" w:cs="Times New Roman"/>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719" w:author="Aarati AD" w:date="2023-04-06T10:12:00Z">
                  <w:rPr>
                    <w:rFonts w:ascii="Consolas" w:eastAsia="Times New Roman" w:hAnsi="Consolas" w:cs="Times New Roman"/>
                    <w:b/>
                    <w:bCs/>
                    <w:color w:val="0F2B3D"/>
                    <w:sz w:val="24"/>
                    <w:szCs w:val="24"/>
                    <w:bdr w:val="single" w:sz="2" w:space="0" w:color="auto"/>
                    <w:shd w:val="clear" w:color="auto" w:fill="F7F7F8"/>
                  </w:rPr>
                </w:rPrChange>
              </w:rPr>
              <w:t>FROM</w:t>
            </w:r>
            <w:r>
              <w:rPr>
                <w:rFonts w:ascii="Times New Roman" w:eastAsia="Times New Roman" w:hAnsi="Times New Roman" w:cs="Times New Roman"/>
                <w:color w:val="0F2B3D"/>
                <w:sz w:val="24"/>
                <w:szCs w:val="24"/>
                <w:bdr w:val="single" w:sz="2" w:space="0" w:color="auto"/>
                <w:shd w:val="clear" w:color="auto" w:fill="F7F7F8"/>
                <w:rPrChange w:id="720"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orders</w:t>
            </w:r>
          </w:p>
          <w:p w14:paraId="667A9AA5" w14:textId="77777777" w:rsidR="00254258" w:rsidRPr="00254258" w:rsidRDefault="00304EF3">
            <w:pPr>
              <w:rPr>
                <w:rFonts w:ascii="Times New Roman" w:eastAsia="Times New Roman" w:hAnsi="Times New Roman" w:cs="Times New Roman"/>
                <w:color w:val="0F2B3D"/>
                <w:sz w:val="24"/>
                <w:szCs w:val="24"/>
                <w:bdr w:val="single" w:sz="2" w:space="0" w:color="auto"/>
                <w:shd w:val="clear" w:color="auto" w:fill="F7F7F8"/>
                <w:rPrChange w:id="721" w:author="Aarati AD" w:date="2023-04-06T10:12:00Z">
                  <w:rPr>
                    <w:rFonts w:ascii="Consolas" w:eastAsia="Times New Roman" w:hAnsi="Consolas" w:cs="Times New Roman"/>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722" w:author="Aarati AD" w:date="2023-04-06T10:12:00Z">
                  <w:rPr>
                    <w:rFonts w:ascii="Consolas" w:eastAsia="Times New Roman" w:hAnsi="Consolas" w:cs="Times New Roman"/>
                    <w:b/>
                    <w:bCs/>
                    <w:color w:val="0F2B3D"/>
                    <w:sz w:val="24"/>
                    <w:szCs w:val="24"/>
                    <w:bdr w:val="single" w:sz="2" w:space="0" w:color="auto"/>
                    <w:shd w:val="clear" w:color="auto" w:fill="F7F7F8"/>
                  </w:rPr>
                </w:rPrChange>
              </w:rPr>
              <w:t>WHERE</w:t>
            </w:r>
            <w:r>
              <w:rPr>
                <w:rFonts w:ascii="Times New Roman" w:eastAsia="Times New Roman" w:hAnsi="Times New Roman" w:cs="Times New Roman"/>
                <w:color w:val="0F2B3D"/>
                <w:sz w:val="24"/>
                <w:szCs w:val="24"/>
                <w:bdr w:val="single" w:sz="2" w:space="0" w:color="auto"/>
                <w:shd w:val="clear" w:color="auto" w:fill="F7F7F8"/>
                <w:rPrChange w:id="723"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occurred_at BETWEEN </w:t>
            </w:r>
            <w:r>
              <w:rPr>
                <w:rFonts w:ascii="Times New Roman" w:eastAsia="Times New Roman" w:hAnsi="Times New Roman" w:cs="Times New Roman"/>
                <w:color w:val="DD1144"/>
                <w:sz w:val="24"/>
                <w:szCs w:val="24"/>
                <w:bdr w:val="single" w:sz="2" w:space="0" w:color="auto"/>
                <w:shd w:val="clear" w:color="auto" w:fill="F7F7F8"/>
                <w:rPrChange w:id="724" w:author="Aarati AD" w:date="2023-04-06T10:12:00Z">
                  <w:rPr>
                    <w:rFonts w:ascii="Consolas" w:eastAsia="Times New Roman" w:hAnsi="Consolas" w:cs="Times New Roman"/>
                    <w:color w:val="DD1144"/>
                    <w:sz w:val="24"/>
                    <w:szCs w:val="24"/>
                    <w:bdr w:val="single" w:sz="2" w:space="0" w:color="auto"/>
                    <w:shd w:val="clear" w:color="auto" w:fill="F7F7F8"/>
                  </w:rPr>
                </w:rPrChange>
              </w:rPr>
              <w:t>'2014-01-01'</w:t>
            </w:r>
            <w:r>
              <w:rPr>
                <w:rFonts w:ascii="Times New Roman" w:eastAsia="Times New Roman" w:hAnsi="Times New Roman" w:cs="Times New Roman"/>
                <w:color w:val="0F2B3D"/>
                <w:sz w:val="24"/>
                <w:szCs w:val="24"/>
                <w:bdr w:val="single" w:sz="2" w:space="0" w:color="auto"/>
                <w:shd w:val="clear" w:color="auto" w:fill="F7F7F8"/>
                <w:rPrChange w:id="725"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AND </w:t>
            </w:r>
            <w:r>
              <w:rPr>
                <w:rFonts w:ascii="Times New Roman" w:eastAsia="Times New Roman" w:hAnsi="Times New Roman" w:cs="Times New Roman"/>
                <w:color w:val="DD1144"/>
                <w:sz w:val="24"/>
                <w:szCs w:val="24"/>
                <w:bdr w:val="single" w:sz="2" w:space="0" w:color="auto"/>
                <w:shd w:val="clear" w:color="auto" w:fill="F7F7F8"/>
                <w:rPrChange w:id="726" w:author="Aarati AD" w:date="2023-04-06T10:12:00Z">
                  <w:rPr>
                    <w:rFonts w:ascii="Consolas" w:eastAsia="Times New Roman" w:hAnsi="Consolas" w:cs="Times New Roman"/>
                    <w:color w:val="DD1144"/>
                    <w:sz w:val="24"/>
                    <w:szCs w:val="24"/>
                    <w:bdr w:val="single" w:sz="2" w:space="0" w:color="auto"/>
                    <w:shd w:val="clear" w:color="auto" w:fill="F7F7F8"/>
                  </w:rPr>
                </w:rPrChange>
              </w:rPr>
              <w:t>'2017-01-01'</w:t>
            </w:r>
          </w:p>
          <w:p w14:paraId="088BABC6" w14:textId="77777777" w:rsidR="00254258" w:rsidRPr="00254258" w:rsidRDefault="00304EF3">
            <w:pPr>
              <w:rPr>
                <w:rFonts w:ascii="Times New Roman" w:eastAsia="Times New Roman" w:hAnsi="Times New Roman" w:cs="Times New Roman"/>
                <w:color w:val="0F2B3D"/>
                <w:sz w:val="24"/>
                <w:szCs w:val="24"/>
                <w:bdr w:val="single" w:sz="2" w:space="0" w:color="auto"/>
                <w:shd w:val="clear" w:color="auto" w:fill="F7F7F8"/>
                <w:rPrChange w:id="727" w:author="Aarati AD" w:date="2023-04-06T10:12:00Z">
                  <w:rPr>
                    <w:rFonts w:ascii="Consolas" w:eastAsia="Times New Roman" w:hAnsi="Consolas" w:cs="Times New Roman"/>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728" w:author="Aarati AD" w:date="2023-04-06T10:12:00Z">
                  <w:rPr>
                    <w:rFonts w:ascii="Consolas" w:eastAsia="Times New Roman" w:hAnsi="Consolas" w:cs="Times New Roman"/>
                    <w:b/>
                    <w:bCs/>
                    <w:color w:val="0F2B3D"/>
                    <w:sz w:val="24"/>
                    <w:szCs w:val="24"/>
                    <w:bdr w:val="single" w:sz="2" w:space="0" w:color="auto"/>
                    <w:shd w:val="clear" w:color="auto" w:fill="F7F7F8"/>
                  </w:rPr>
                </w:rPrChange>
              </w:rPr>
              <w:t>GROUP</w:t>
            </w:r>
            <w:r>
              <w:rPr>
                <w:rFonts w:ascii="Times New Roman" w:eastAsia="Times New Roman" w:hAnsi="Times New Roman" w:cs="Times New Roman"/>
                <w:color w:val="0F2B3D"/>
                <w:sz w:val="24"/>
                <w:szCs w:val="24"/>
                <w:bdr w:val="single" w:sz="2" w:space="0" w:color="auto"/>
                <w:shd w:val="clear" w:color="auto" w:fill="F7F7F8"/>
                <w:rPrChange w:id="729"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w:t>
            </w:r>
            <w:r>
              <w:rPr>
                <w:rFonts w:ascii="Times New Roman" w:eastAsia="Times New Roman" w:hAnsi="Times New Roman" w:cs="Times New Roman"/>
                <w:b/>
                <w:bCs/>
                <w:color w:val="0F2B3D"/>
                <w:sz w:val="24"/>
                <w:szCs w:val="24"/>
                <w:bdr w:val="single" w:sz="2" w:space="0" w:color="auto"/>
                <w:shd w:val="clear" w:color="auto" w:fill="F7F7F8"/>
                <w:rPrChange w:id="730" w:author="Aarati AD" w:date="2023-04-06T10:12:00Z">
                  <w:rPr>
                    <w:rFonts w:ascii="Consolas" w:eastAsia="Times New Roman" w:hAnsi="Consolas" w:cs="Times New Roman"/>
                    <w:b/>
                    <w:bCs/>
                    <w:color w:val="0F2B3D"/>
                    <w:sz w:val="24"/>
                    <w:szCs w:val="24"/>
                    <w:bdr w:val="single" w:sz="2" w:space="0" w:color="auto"/>
                    <w:shd w:val="clear" w:color="auto" w:fill="F7F7F8"/>
                  </w:rPr>
                </w:rPrChange>
              </w:rPr>
              <w:t>BY</w:t>
            </w:r>
            <w:r>
              <w:rPr>
                <w:rFonts w:ascii="Times New Roman" w:eastAsia="Times New Roman" w:hAnsi="Times New Roman" w:cs="Times New Roman"/>
                <w:color w:val="0F2B3D"/>
                <w:sz w:val="24"/>
                <w:szCs w:val="24"/>
                <w:bdr w:val="single" w:sz="2" w:space="0" w:color="auto"/>
                <w:shd w:val="clear" w:color="auto" w:fill="F7F7F8"/>
                <w:rPrChange w:id="731"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w:t>
            </w:r>
            <w:r>
              <w:rPr>
                <w:rFonts w:ascii="Times New Roman" w:eastAsia="Times New Roman" w:hAnsi="Times New Roman" w:cs="Times New Roman"/>
                <w:color w:val="008080"/>
                <w:sz w:val="24"/>
                <w:szCs w:val="24"/>
                <w:bdr w:val="single" w:sz="2" w:space="0" w:color="auto"/>
                <w:shd w:val="clear" w:color="auto" w:fill="F7F7F8"/>
                <w:rPrChange w:id="732" w:author="Aarati AD" w:date="2023-04-06T10:12:00Z">
                  <w:rPr>
                    <w:rFonts w:ascii="Consolas" w:eastAsia="Times New Roman" w:hAnsi="Consolas" w:cs="Times New Roman"/>
                    <w:color w:val="008080"/>
                    <w:sz w:val="24"/>
                    <w:szCs w:val="24"/>
                    <w:bdr w:val="single" w:sz="2" w:space="0" w:color="auto"/>
                    <w:shd w:val="clear" w:color="auto" w:fill="F7F7F8"/>
                  </w:rPr>
                </w:rPrChange>
              </w:rPr>
              <w:t>1</w:t>
            </w:r>
          </w:p>
          <w:p w14:paraId="714979C2" w14:textId="77777777" w:rsidR="00254258" w:rsidRPr="00254258" w:rsidRDefault="00304EF3">
            <w:pPr>
              <w:rPr>
                <w:rFonts w:ascii="Times New Roman" w:hAnsi="Times New Roman" w:cs="Times New Roman"/>
                <w:color w:val="0B0B0B"/>
                <w:shd w:val="clear" w:color="auto" w:fill="FFFFFF"/>
                <w:rPrChange w:id="733" w:author="Aarati AD" w:date="2023-04-06T10:12:00Z">
                  <w:rPr>
                    <w:rFonts w:ascii="Open Sans" w:hAnsi="Open Sans" w:cs="Open Sans"/>
                    <w:color w:val="0B0B0B"/>
                    <w:shd w:val="clear" w:color="auto" w:fill="FFFFFF"/>
                  </w:rPr>
                </w:rPrChange>
              </w:rPr>
            </w:pPr>
            <w:r>
              <w:rPr>
                <w:rFonts w:ascii="Times New Roman" w:eastAsia="Times New Roman" w:hAnsi="Times New Roman" w:cs="Times New Roman"/>
                <w:b/>
                <w:bCs/>
                <w:color w:val="0F2B3D"/>
                <w:sz w:val="24"/>
                <w:szCs w:val="24"/>
                <w:bdr w:val="single" w:sz="2" w:space="0" w:color="auto"/>
                <w:shd w:val="clear" w:color="auto" w:fill="F7F7F8"/>
                <w:rPrChange w:id="734" w:author="Aarati AD" w:date="2023-04-06T10:12:00Z">
                  <w:rPr>
                    <w:rFonts w:ascii="Consolas" w:eastAsia="Times New Roman" w:hAnsi="Consolas" w:cs="Times New Roman"/>
                    <w:b/>
                    <w:bCs/>
                    <w:color w:val="0F2B3D"/>
                    <w:sz w:val="24"/>
                    <w:szCs w:val="24"/>
                    <w:bdr w:val="single" w:sz="2" w:space="0" w:color="auto"/>
                    <w:shd w:val="clear" w:color="auto" w:fill="F7F7F8"/>
                  </w:rPr>
                </w:rPrChange>
              </w:rPr>
              <w:t>ORDER</w:t>
            </w:r>
            <w:r>
              <w:rPr>
                <w:rFonts w:ascii="Times New Roman" w:eastAsia="Times New Roman" w:hAnsi="Times New Roman" w:cs="Times New Roman"/>
                <w:color w:val="0F2B3D"/>
                <w:sz w:val="24"/>
                <w:szCs w:val="24"/>
                <w:bdr w:val="single" w:sz="2" w:space="0" w:color="auto"/>
                <w:shd w:val="clear" w:color="auto" w:fill="F7F7F8"/>
                <w:rPrChange w:id="735"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w:t>
            </w:r>
            <w:r>
              <w:rPr>
                <w:rFonts w:ascii="Times New Roman" w:eastAsia="Times New Roman" w:hAnsi="Times New Roman" w:cs="Times New Roman"/>
                <w:b/>
                <w:bCs/>
                <w:color w:val="0F2B3D"/>
                <w:sz w:val="24"/>
                <w:szCs w:val="24"/>
                <w:bdr w:val="single" w:sz="2" w:space="0" w:color="auto"/>
                <w:shd w:val="clear" w:color="auto" w:fill="F7F7F8"/>
                <w:rPrChange w:id="736" w:author="Aarati AD" w:date="2023-04-06T10:12:00Z">
                  <w:rPr>
                    <w:rFonts w:ascii="Consolas" w:eastAsia="Times New Roman" w:hAnsi="Consolas" w:cs="Times New Roman"/>
                    <w:b/>
                    <w:bCs/>
                    <w:color w:val="0F2B3D"/>
                    <w:sz w:val="24"/>
                    <w:szCs w:val="24"/>
                    <w:bdr w:val="single" w:sz="2" w:space="0" w:color="auto"/>
                    <w:shd w:val="clear" w:color="auto" w:fill="F7F7F8"/>
                  </w:rPr>
                </w:rPrChange>
              </w:rPr>
              <w:t>BY</w:t>
            </w:r>
            <w:r>
              <w:rPr>
                <w:rFonts w:ascii="Times New Roman" w:eastAsia="Times New Roman" w:hAnsi="Times New Roman" w:cs="Times New Roman"/>
                <w:color w:val="0F2B3D"/>
                <w:sz w:val="24"/>
                <w:szCs w:val="24"/>
                <w:bdr w:val="single" w:sz="2" w:space="0" w:color="auto"/>
                <w:shd w:val="clear" w:color="auto" w:fill="F7F7F8"/>
                <w:rPrChange w:id="737"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w:t>
            </w:r>
            <w:r>
              <w:rPr>
                <w:rFonts w:ascii="Times New Roman" w:eastAsia="Times New Roman" w:hAnsi="Times New Roman" w:cs="Times New Roman"/>
                <w:color w:val="008080"/>
                <w:sz w:val="24"/>
                <w:szCs w:val="24"/>
                <w:bdr w:val="single" w:sz="2" w:space="0" w:color="auto"/>
                <w:shd w:val="clear" w:color="auto" w:fill="F7F7F8"/>
                <w:rPrChange w:id="738" w:author="Aarati AD" w:date="2023-04-06T10:12:00Z">
                  <w:rPr>
                    <w:rFonts w:ascii="Consolas" w:eastAsia="Times New Roman" w:hAnsi="Consolas" w:cs="Times New Roman"/>
                    <w:color w:val="008080"/>
                    <w:sz w:val="24"/>
                    <w:szCs w:val="24"/>
                    <w:bdr w:val="single" w:sz="2" w:space="0" w:color="auto"/>
                    <w:shd w:val="clear" w:color="auto" w:fill="F7F7F8"/>
                  </w:rPr>
                </w:rPrChange>
              </w:rPr>
              <w:t>2</w:t>
            </w:r>
            <w:r>
              <w:rPr>
                <w:rFonts w:ascii="Times New Roman" w:eastAsia="Times New Roman" w:hAnsi="Times New Roman" w:cs="Times New Roman"/>
                <w:color w:val="0F2B3D"/>
                <w:sz w:val="24"/>
                <w:szCs w:val="24"/>
                <w:bdr w:val="single" w:sz="2" w:space="0" w:color="auto"/>
                <w:shd w:val="clear" w:color="auto" w:fill="F7F7F8"/>
                <w:rPrChange w:id="739"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w:t>
            </w:r>
            <w:r>
              <w:rPr>
                <w:rFonts w:ascii="Times New Roman" w:eastAsia="Times New Roman" w:hAnsi="Times New Roman" w:cs="Times New Roman"/>
                <w:b/>
                <w:bCs/>
                <w:color w:val="0F2B3D"/>
                <w:sz w:val="24"/>
                <w:szCs w:val="24"/>
                <w:bdr w:val="single" w:sz="2" w:space="0" w:color="auto"/>
                <w:shd w:val="clear" w:color="auto" w:fill="F7F7F8"/>
                <w:rPrChange w:id="740" w:author="Aarati AD" w:date="2023-04-06T10:12:00Z">
                  <w:rPr>
                    <w:rFonts w:ascii="Consolas" w:eastAsia="Times New Roman" w:hAnsi="Consolas" w:cs="Times New Roman"/>
                    <w:b/>
                    <w:bCs/>
                    <w:color w:val="0F2B3D"/>
                    <w:sz w:val="24"/>
                    <w:szCs w:val="24"/>
                    <w:bdr w:val="single" w:sz="2" w:space="0" w:color="auto"/>
                    <w:shd w:val="clear" w:color="auto" w:fill="F7F7F8"/>
                  </w:rPr>
                </w:rPrChange>
              </w:rPr>
              <w:t>DESC</w:t>
            </w:r>
            <w:r>
              <w:rPr>
                <w:rFonts w:ascii="Times New Roman" w:eastAsia="Times New Roman" w:hAnsi="Times New Roman" w:cs="Times New Roman"/>
                <w:color w:val="0F2B3D"/>
                <w:sz w:val="24"/>
                <w:szCs w:val="24"/>
                <w:bdr w:val="single" w:sz="2" w:space="0" w:color="auto"/>
                <w:shd w:val="clear" w:color="auto" w:fill="F7F7F8"/>
                <w:rPrChange w:id="741" w:author="Aarati AD" w:date="2023-04-06T10:12:00Z">
                  <w:rPr>
                    <w:rFonts w:ascii="Consolas" w:eastAsia="Times New Roman" w:hAnsi="Consolas" w:cs="Times New Roman"/>
                    <w:color w:val="0F2B3D"/>
                    <w:sz w:val="24"/>
                    <w:szCs w:val="24"/>
                    <w:bdr w:val="single" w:sz="2" w:space="0" w:color="auto"/>
                    <w:shd w:val="clear" w:color="auto" w:fill="F7F7F8"/>
                  </w:rPr>
                </w:rPrChange>
              </w:rPr>
              <w:t xml:space="preserve">; </w:t>
            </w:r>
          </w:p>
        </w:tc>
      </w:tr>
    </w:tbl>
    <w:p w14:paraId="2D65EF4F" w14:textId="77777777" w:rsidR="00254258" w:rsidRPr="00254258" w:rsidRDefault="00254258">
      <w:pPr>
        <w:rPr>
          <w:rFonts w:ascii="Times New Roman" w:hAnsi="Times New Roman" w:cs="Times New Roman"/>
          <w:color w:val="0B0B0B"/>
          <w:shd w:val="clear" w:color="auto" w:fill="FFFFFF"/>
          <w:rPrChange w:id="742" w:author="Aarati AD" w:date="2023-04-06T10:12:00Z">
            <w:rPr>
              <w:rFonts w:ascii="Open Sans" w:hAnsi="Open Sans" w:cs="Open Sans"/>
              <w:color w:val="0B0B0B"/>
              <w:shd w:val="clear" w:color="auto" w:fill="FFFFFF"/>
            </w:rPr>
          </w:rPrChange>
        </w:rPr>
      </w:pPr>
    </w:p>
    <w:p w14:paraId="3A9A870F" w14:textId="77777777" w:rsidR="00254258" w:rsidRPr="00254258" w:rsidRDefault="00304EF3">
      <w:pPr>
        <w:rPr>
          <w:rFonts w:ascii="Times New Roman" w:hAnsi="Times New Roman" w:cs="Times New Roman"/>
          <w:b/>
          <w:bCs/>
          <w:color w:val="0B0B0B"/>
          <w:shd w:val="clear" w:color="auto" w:fill="FFFFFF"/>
          <w:rPrChange w:id="74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44" w:author="Aarati AD" w:date="2023-04-06T10:12:00Z">
            <w:rPr>
              <w:rFonts w:ascii="Open Sans" w:hAnsi="Open Sans" w:cs="Open Sans"/>
              <w:b/>
              <w:bCs/>
              <w:color w:val="0B0B0B"/>
              <w:shd w:val="clear" w:color="auto" w:fill="FFFFFF"/>
            </w:rPr>
          </w:rPrChange>
        </w:rPr>
        <w:t>Which </w:t>
      </w:r>
      <w:r>
        <w:rPr>
          <w:rStyle w:val="Strong"/>
          <w:rFonts w:ascii="Times New Roman" w:hAnsi="Times New Roman" w:cs="Times New Roman"/>
          <w:b w:val="0"/>
          <w:bCs w:val="0"/>
          <w:color w:val="0B0B0B"/>
          <w:bdr w:val="single" w:sz="2" w:space="0" w:color="auto"/>
          <w:shd w:val="clear" w:color="auto" w:fill="FFFFFF"/>
          <w:rPrChange w:id="745" w:author="Aarati AD" w:date="2023-04-06T10:12:00Z">
            <w:rPr>
              <w:rStyle w:val="Strong"/>
              <w:rFonts w:ascii="Open Sans" w:hAnsi="Open Sans" w:cs="Open Sans"/>
              <w:b w:val="0"/>
              <w:bCs w:val="0"/>
              <w:color w:val="0B0B0B"/>
              <w:bdr w:val="single" w:sz="2" w:space="0" w:color="auto"/>
              <w:shd w:val="clear" w:color="auto" w:fill="FFFFFF"/>
            </w:rPr>
          </w:rPrChange>
        </w:rPr>
        <w:t>year</w:t>
      </w:r>
      <w:r>
        <w:rPr>
          <w:rFonts w:ascii="Times New Roman" w:hAnsi="Times New Roman" w:cs="Times New Roman"/>
          <w:b/>
          <w:bCs/>
          <w:color w:val="0B0B0B"/>
          <w:shd w:val="clear" w:color="auto" w:fill="FFFFFF"/>
          <w:rPrChange w:id="746" w:author="Aarati AD" w:date="2023-04-06T10:12:00Z">
            <w:rPr>
              <w:rFonts w:ascii="Open Sans" w:hAnsi="Open Sans" w:cs="Open Sans"/>
              <w:b/>
              <w:bCs/>
              <w:color w:val="0B0B0B"/>
              <w:shd w:val="clear" w:color="auto" w:fill="FFFFFF"/>
            </w:rPr>
          </w:rPrChange>
        </w:rPr>
        <w:t> did Parch &amp; Posey have the greatest sales in terms of total number of orders? Are all years evenly represented by the dataset?</w:t>
      </w:r>
    </w:p>
    <w:tbl>
      <w:tblPr>
        <w:tblStyle w:val="TableGrid"/>
        <w:tblW w:w="0" w:type="auto"/>
        <w:tblLook w:val="04A0" w:firstRow="1" w:lastRow="0" w:firstColumn="1" w:lastColumn="0" w:noHBand="0" w:noVBand="1"/>
      </w:tblPr>
      <w:tblGrid>
        <w:gridCol w:w="9350"/>
      </w:tblGrid>
      <w:tr w:rsidR="00254258" w14:paraId="59048421" w14:textId="77777777">
        <w:tc>
          <w:tcPr>
            <w:tcW w:w="9350" w:type="dxa"/>
            <w:shd w:val="clear" w:color="auto" w:fill="F2F2F2" w:themeFill="background1" w:themeFillShade="F2"/>
          </w:tcPr>
          <w:p w14:paraId="553C30BA" w14:textId="77777777" w:rsidR="00254258" w:rsidRPr="00254258" w:rsidRDefault="00304EF3">
            <w:pPr>
              <w:rPr>
                <w:rFonts w:ascii="Times New Roman" w:hAnsi="Times New Roman" w:cs="Times New Roman"/>
                <w:b/>
                <w:bCs/>
                <w:color w:val="0B0B0B"/>
                <w:shd w:val="clear" w:color="auto" w:fill="FFFFFF"/>
                <w:rPrChange w:id="74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48" w:author="Aarati AD" w:date="2023-04-06T10:12:00Z">
                  <w:rPr>
                    <w:rFonts w:ascii="Open Sans" w:hAnsi="Open Sans" w:cs="Open Sans"/>
                    <w:b/>
                    <w:bCs/>
                    <w:color w:val="0B0B0B"/>
                    <w:shd w:val="clear" w:color="auto" w:fill="FFFFFF"/>
                  </w:rPr>
                </w:rPrChange>
              </w:rPr>
              <w:t>SELECT DATE</w:t>
            </w:r>
            <w:r>
              <w:rPr>
                <w:rFonts w:ascii="Times New Roman" w:hAnsi="Times New Roman" w:cs="Times New Roman"/>
                <w:color w:val="0B0B0B"/>
                <w:shd w:val="clear" w:color="auto" w:fill="FFFFFF"/>
                <w:rPrChange w:id="749" w:author="Aarati AD" w:date="2023-04-06T10:12:00Z">
                  <w:rPr>
                    <w:rFonts w:ascii="Open Sans" w:hAnsi="Open Sans" w:cs="Open Sans"/>
                    <w:color w:val="0B0B0B"/>
                    <w:shd w:val="clear" w:color="auto" w:fill="FFFFFF"/>
                  </w:rPr>
                </w:rPrChange>
              </w:rPr>
              <w:t>_PART('month', occurred_at) ord_month, COUNT(*)</w:t>
            </w:r>
            <w:r>
              <w:rPr>
                <w:rFonts w:ascii="Times New Roman" w:hAnsi="Times New Roman" w:cs="Times New Roman"/>
                <w:b/>
                <w:bCs/>
                <w:color w:val="0B0B0B"/>
                <w:shd w:val="clear" w:color="auto" w:fill="FFFFFF"/>
                <w:rPrChange w:id="750" w:author="Aarati AD" w:date="2023-04-06T10:12:00Z">
                  <w:rPr>
                    <w:rFonts w:ascii="Open Sans" w:hAnsi="Open Sans" w:cs="Open Sans"/>
                    <w:b/>
                    <w:bCs/>
                    <w:color w:val="0B0B0B"/>
                    <w:shd w:val="clear" w:color="auto" w:fill="FFFFFF"/>
                  </w:rPr>
                </w:rPrChange>
              </w:rPr>
              <w:t xml:space="preserve"> total_sales</w:t>
            </w:r>
          </w:p>
          <w:p w14:paraId="01262717" w14:textId="77777777" w:rsidR="00254258" w:rsidRPr="00254258" w:rsidRDefault="00304EF3">
            <w:pPr>
              <w:rPr>
                <w:rFonts w:ascii="Times New Roman" w:hAnsi="Times New Roman" w:cs="Times New Roman"/>
                <w:color w:val="0B0B0B"/>
                <w:shd w:val="clear" w:color="auto" w:fill="FFFFFF"/>
                <w:rPrChange w:id="751"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752" w:author="Aarati AD" w:date="2023-04-06T10:12:00Z">
                  <w:rPr>
                    <w:rFonts w:ascii="Open Sans" w:hAnsi="Open Sans" w:cs="Open Sans"/>
                    <w:b/>
                    <w:bCs/>
                    <w:color w:val="0B0B0B"/>
                    <w:shd w:val="clear" w:color="auto" w:fill="FFFFFF"/>
                  </w:rPr>
                </w:rPrChange>
              </w:rPr>
              <w:t xml:space="preserve">FROM </w:t>
            </w:r>
            <w:r>
              <w:rPr>
                <w:rFonts w:ascii="Times New Roman" w:hAnsi="Times New Roman" w:cs="Times New Roman"/>
                <w:color w:val="0B0B0B"/>
                <w:shd w:val="clear" w:color="auto" w:fill="FFFFFF"/>
                <w:rPrChange w:id="753" w:author="Aarati AD" w:date="2023-04-06T10:12:00Z">
                  <w:rPr>
                    <w:rFonts w:ascii="Open Sans" w:hAnsi="Open Sans" w:cs="Open Sans"/>
                    <w:color w:val="0B0B0B"/>
                    <w:shd w:val="clear" w:color="auto" w:fill="FFFFFF"/>
                  </w:rPr>
                </w:rPrChange>
              </w:rPr>
              <w:t>orders</w:t>
            </w:r>
          </w:p>
          <w:p w14:paraId="2FB656D4" w14:textId="77777777" w:rsidR="00254258" w:rsidRPr="00254258" w:rsidRDefault="00304EF3">
            <w:pPr>
              <w:rPr>
                <w:rFonts w:ascii="Times New Roman" w:hAnsi="Times New Roman" w:cs="Times New Roman"/>
                <w:b/>
                <w:bCs/>
                <w:color w:val="0B0B0B"/>
                <w:shd w:val="clear" w:color="auto" w:fill="FFFFFF"/>
                <w:rPrChange w:id="75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55" w:author="Aarati AD" w:date="2023-04-06T10:12:00Z">
                  <w:rPr>
                    <w:rFonts w:ascii="Open Sans" w:hAnsi="Open Sans" w:cs="Open Sans"/>
                    <w:b/>
                    <w:bCs/>
                    <w:color w:val="0B0B0B"/>
                    <w:shd w:val="clear" w:color="auto" w:fill="FFFFFF"/>
                  </w:rPr>
                </w:rPrChange>
              </w:rPr>
              <w:t xml:space="preserve">GROUP </w:t>
            </w:r>
            <w:r>
              <w:rPr>
                <w:rFonts w:ascii="Times New Roman" w:hAnsi="Times New Roman" w:cs="Times New Roman"/>
                <w:color w:val="0B0B0B"/>
                <w:shd w:val="clear" w:color="auto" w:fill="FFFFFF"/>
                <w:rPrChange w:id="756" w:author="Aarati AD" w:date="2023-04-06T10:12:00Z">
                  <w:rPr>
                    <w:rFonts w:ascii="Open Sans" w:hAnsi="Open Sans" w:cs="Open Sans"/>
                    <w:color w:val="0B0B0B"/>
                    <w:shd w:val="clear" w:color="auto" w:fill="FFFFFF"/>
                  </w:rPr>
                </w:rPrChange>
              </w:rPr>
              <w:t>BY 1</w:t>
            </w:r>
          </w:p>
          <w:p w14:paraId="012DC2B6" w14:textId="77777777" w:rsidR="00254258" w:rsidRPr="00254258" w:rsidRDefault="00304EF3">
            <w:pPr>
              <w:rPr>
                <w:rFonts w:ascii="Times New Roman" w:hAnsi="Times New Roman" w:cs="Times New Roman"/>
                <w:b/>
                <w:bCs/>
                <w:color w:val="0B0B0B"/>
                <w:shd w:val="clear" w:color="auto" w:fill="FFFFFF"/>
                <w:rPrChange w:id="75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58" w:author="Aarati AD" w:date="2023-04-06T10:12:00Z">
                  <w:rPr>
                    <w:rFonts w:ascii="Open Sans" w:hAnsi="Open Sans" w:cs="Open Sans"/>
                    <w:b/>
                    <w:bCs/>
                    <w:color w:val="0B0B0B"/>
                    <w:shd w:val="clear" w:color="auto" w:fill="FFFFFF"/>
                  </w:rPr>
                </w:rPrChange>
              </w:rPr>
              <w:t xml:space="preserve">ORDER </w:t>
            </w:r>
            <w:r>
              <w:rPr>
                <w:rFonts w:ascii="Times New Roman" w:hAnsi="Times New Roman" w:cs="Times New Roman"/>
                <w:color w:val="0B0B0B"/>
                <w:shd w:val="clear" w:color="auto" w:fill="FFFFFF"/>
                <w:rPrChange w:id="759" w:author="Aarati AD" w:date="2023-04-06T10:12:00Z">
                  <w:rPr>
                    <w:rFonts w:ascii="Open Sans" w:hAnsi="Open Sans" w:cs="Open Sans"/>
                    <w:color w:val="0B0B0B"/>
                    <w:shd w:val="clear" w:color="auto" w:fill="FFFFFF"/>
                  </w:rPr>
                </w:rPrChange>
              </w:rPr>
              <w:t>BY 2</w:t>
            </w:r>
            <w:r>
              <w:rPr>
                <w:rFonts w:ascii="Times New Roman" w:hAnsi="Times New Roman" w:cs="Times New Roman"/>
                <w:b/>
                <w:bCs/>
                <w:color w:val="0B0B0B"/>
                <w:shd w:val="clear" w:color="auto" w:fill="FFFFFF"/>
                <w:rPrChange w:id="760" w:author="Aarati AD" w:date="2023-04-06T10:12:00Z">
                  <w:rPr>
                    <w:rFonts w:ascii="Open Sans" w:hAnsi="Open Sans" w:cs="Open Sans"/>
                    <w:b/>
                    <w:bCs/>
                    <w:color w:val="0B0B0B"/>
                    <w:shd w:val="clear" w:color="auto" w:fill="FFFFFF"/>
                  </w:rPr>
                </w:rPrChange>
              </w:rPr>
              <w:t xml:space="preserve"> </w:t>
            </w:r>
            <w:r>
              <w:rPr>
                <w:rFonts w:ascii="Times New Roman" w:hAnsi="Times New Roman" w:cs="Times New Roman"/>
                <w:color w:val="0B0B0B"/>
                <w:shd w:val="clear" w:color="auto" w:fill="FFFFFF"/>
                <w:rPrChange w:id="761" w:author="Aarati AD" w:date="2023-04-06T10:12:00Z">
                  <w:rPr>
                    <w:rFonts w:ascii="Open Sans" w:hAnsi="Open Sans" w:cs="Open Sans"/>
                    <w:color w:val="0B0B0B"/>
                    <w:shd w:val="clear" w:color="auto" w:fill="FFFFFF"/>
                  </w:rPr>
                </w:rPrChange>
              </w:rPr>
              <w:t>DESC</w:t>
            </w:r>
            <w:r>
              <w:rPr>
                <w:rFonts w:ascii="Times New Roman" w:hAnsi="Times New Roman" w:cs="Times New Roman"/>
                <w:b/>
                <w:bCs/>
                <w:color w:val="0B0B0B"/>
                <w:shd w:val="clear" w:color="auto" w:fill="FFFFFF"/>
                <w:rPrChange w:id="762" w:author="Aarati AD" w:date="2023-04-06T10:12:00Z">
                  <w:rPr>
                    <w:rFonts w:ascii="Open Sans" w:hAnsi="Open Sans" w:cs="Open Sans"/>
                    <w:b/>
                    <w:bCs/>
                    <w:color w:val="0B0B0B"/>
                    <w:shd w:val="clear" w:color="auto" w:fill="FFFFFF"/>
                  </w:rPr>
                </w:rPrChange>
              </w:rPr>
              <w:t>;</w:t>
            </w:r>
          </w:p>
          <w:p w14:paraId="539367DE" w14:textId="77777777" w:rsidR="00254258" w:rsidRPr="00254258" w:rsidRDefault="00254258">
            <w:pPr>
              <w:rPr>
                <w:rFonts w:ascii="Times New Roman" w:hAnsi="Times New Roman" w:cs="Times New Roman"/>
                <w:b/>
                <w:bCs/>
                <w:color w:val="0B0B0B"/>
                <w:shd w:val="clear" w:color="auto" w:fill="FFFFFF"/>
                <w:rPrChange w:id="763" w:author="Aarati AD" w:date="2023-04-06T10:12:00Z">
                  <w:rPr>
                    <w:rFonts w:ascii="Open Sans" w:hAnsi="Open Sans" w:cs="Open Sans"/>
                    <w:b/>
                    <w:bCs/>
                    <w:color w:val="0B0B0B"/>
                    <w:shd w:val="clear" w:color="auto" w:fill="FFFFFF"/>
                  </w:rPr>
                </w:rPrChange>
              </w:rPr>
            </w:pPr>
          </w:p>
        </w:tc>
      </w:tr>
    </w:tbl>
    <w:p w14:paraId="1D4DD6D5" w14:textId="77777777" w:rsidR="00254258" w:rsidRPr="00254258" w:rsidRDefault="00254258">
      <w:pPr>
        <w:rPr>
          <w:rFonts w:ascii="Times New Roman" w:hAnsi="Times New Roman" w:cs="Times New Roman"/>
          <w:b/>
          <w:bCs/>
          <w:color w:val="0B0B0B"/>
          <w:shd w:val="clear" w:color="auto" w:fill="FFFFFF"/>
          <w:rPrChange w:id="764" w:author="Aarati AD" w:date="2023-04-06T10:12:00Z">
            <w:rPr>
              <w:rFonts w:ascii="Open Sans" w:hAnsi="Open Sans" w:cs="Open Sans"/>
              <w:b/>
              <w:bCs/>
              <w:color w:val="0B0B0B"/>
              <w:shd w:val="clear" w:color="auto" w:fill="FFFFFF"/>
            </w:rPr>
          </w:rPrChange>
        </w:rPr>
      </w:pPr>
    </w:p>
    <w:p w14:paraId="4E3771FC" w14:textId="77777777" w:rsidR="00254258" w:rsidRPr="00254258" w:rsidRDefault="00304EF3">
      <w:pPr>
        <w:rPr>
          <w:rFonts w:ascii="Times New Roman" w:hAnsi="Times New Roman" w:cs="Times New Roman"/>
          <w:b/>
          <w:bCs/>
          <w:color w:val="0B0B0B"/>
          <w:shd w:val="clear" w:color="auto" w:fill="FFFFFF"/>
          <w:rPrChange w:id="76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66" w:author="Aarati AD" w:date="2023-04-06T10:12:00Z">
            <w:rPr>
              <w:rFonts w:ascii="Open Sans" w:hAnsi="Open Sans" w:cs="Open Sans"/>
              <w:b/>
              <w:bCs/>
              <w:color w:val="0B0B0B"/>
              <w:shd w:val="clear" w:color="auto" w:fill="FFFFFF"/>
            </w:rPr>
          </w:rPrChange>
        </w:rPr>
        <w:t>5. In which </w:t>
      </w:r>
      <w:r>
        <w:rPr>
          <w:rStyle w:val="Strong"/>
          <w:rFonts w:ascii="Times New Roman" w:hAnsi="Times New Roman" w:cs="Times New Roman"/>
          <w:b w:val="0"/>
          <w:bCs w:val="0"/>
          <w:color w:val="0B0B0B"/>
          <w:bdr w:val="single" w:sz="2" w:space="0" w:color="auto"/>
          <w:shd w:val="clear" w:color="auto" w:fill="FFFFFF"/>
          <w:rPrChange w:id="767" w:author="Aarati AD" w:date="2023-04-06T10:12:00Z">
            <w:rPr>
              <w:rStyle w:val="Strong"/>
              <w:rFonts w:ascii="Open Sans" w:hAnsi="Open Sans" w:cs="Open Sans"/>
              <w:b w:val="0"/>
              <w:bCs w:val="0"/>
              <w:color w:val="0B0B0B"/>
              <w:bdr w:val="single" w:sz="2" w:space="0" w:color="auto"/>
              <w:shd w:val="clear" w:color="auto" w:fill="FFFFFF"/>
            </w:rPr>
          </w:rPrChange>
        </w:rPr>
        <w:t>month</w:t>
      </w:r>
      <w:r>
        <w:rPr>
          <w:rFonts w:ascii="Times New Roman" w:hAnsi="Times New Roman" w:cs="Times New Roman"/>
          <w:b/>
          <w:bCs/>
          <w:color w:val="0B0B0B"/>
          <w:shd w:val="clear" w:color="auto" w:fill="FFFFFF"/>
          <w:rPrChange w:id="768" w:author="Aarati AD" w:date="2023-04-06T10:12:00Z">
            <w:rPr>
              <w:rFonts w:ascii="Open Sans" w:hAnsi="Open Sans" w:cs="Open Sans"/>
              <w:b/>
              <w:bCs/>
              <w:color w:val="0B0B0B"/>
              <w:shd w:val="clear" w:color="auto" w:fill="FFFFFF"/>
            </w:rPr>
          </w:rPrChange>
        </w:rPr>
        <w:t> of which </w:t>
      </w:r>
      <w:r>
        <w:rPr>
          <w:rStyle w:val="Strong"/>
          <w:rFonts w:ascii="Times New Roman" w:hAnsi="Times New Roman" w:cs="Times New Roman"/>
          <w:b w:val="0"/>
          <w:bCs w:val="0"/>
          <w:color w:val="0B0B0B"/>
          <w:bdr w:val="single" w:sz="2" w:space="0" w:color="auto"/>
          <w:shd w:val="clear" w:color="auto" w:fill="FFFFFF"/>
          <w:rPrChange w:id="769" w:author="Aarati AD" w:date="2023-04-06T10:12:00Z">
            <w:rPr>
              <w:rStyle w:val="Strong"/>
              <w:rFonts w:ascii="Open Sans" w:hAnsi="Open Sans" w:cs="Open Sans"/>
              <w:b w:val="0"/>
              <w:bCs w:val="0"/>
              <w:color w:val="0B0B0B"/>
              <w:bdr w:val="single" w:sz="2" w:space="0" w:color="auto"/>
              <w:shd w:val="clear" w:color="auto" w:fill="FFFFFF"/>
            </w:rPr>
          </w:rPrChange>
        </w:rPr>
        <w:t>year</w:t>
      </w:r>
      <w:r>
        <w:rPr>
          <w:rFonts w:ascii="Times New Roman" w:hAnsi="Times New Roman" w:cs="Times New Roman"/>
          <w:b/>
          <w:bCs/>
          <w:color w:val="0B0B0B"/>
          <w:shd w:val="clear" w:color="auto" w:fill="FFFFFF"/>
          <w:rPrChange w:id="770" w:author="Aarati AD" w:date="2023-04-06T10:12:00Z">
            <w:rPr>
              <w:rFonts w:ascii="Open Sans" w:hAnsi="Open Sans" w:cs="Open Sans"/>
              <w:b/>
              <w:bCs/>
              <w:color w:val="0B0B0B"/>
              <w:shd w:val="clear" w:color="auto" w:fill="FFFFFF"/>
            </w:rPr>
          </w:rPrChange>
        </w:rPr>
        <w:t> did </w:t>
      </w:r>
      <w:r>
        <w:rPr>
          <w:rStyle w:val="HTMLCode"/>
          <w:rFonts w:ascii="Times New Roman" w:eastAsiaTheme="minorHAnsi" w:hAnsi="Times New Roman" w:cs="Times New Roman"/>
          <w:b/>
          <w:bCs/>
          <w:sz w:val="24"/>
          <w:szCs w:val="24"/>
          <w:bdr w:val="single" w:sz="2" w:space="0" w:color="auto"/>
          <w:rPrChange w:id="771" w:author="Aarati AD" w:date="2023-04-06T10:12:00Z">
            <w:rPr>
              <w:rStyle w:val="HTMLCode"/>
              <w:rFonts w:ascii="var(--chakra-fonts-mono)" w:eastAsiaTheme="minorHAnsi" w:hAnsi="var(--chakra-fonts-mono)"/>
              <w:b/>
              <w:bCs/>
              <w:sz w:val="24"/>
              <w:szCs w:val="24"/>
              <w:bdr w:val="single" w:sz="2" w:space="0" w:color="auto"/>
            </w:rPr>
          </w:rPrChange>
        </w:rPr>
        <w:t>Walmart</w:t>
      </w:r>
      <w:r>
        <w:rPr>
          <w:rFonts w:ascii="Times New Roman" w:hAnsi="Times New Roman" w:cs="Times New Roman"/>
          <w:b/>
          <w:bCs/>
          <w:color w:val="0B0B0B"/>
          <w:shd w:val="clear" w:color="auto" w:fill="FFFFFF"/>
          <w:rPrChange w:id="772" w:author="Aarati AD" w:date="2023-04-06T10:12:00Z">
            <w:rPr>
              <w:rFonts w:ascii="Open Sans" w:hAnsi="Open Sans" w:cs="Open Sans"/>
              <w:b/>
              <w:bCs/>
              <w:color w:val="0B0B0B"/>
              <w:shd w:val="clear" w:color="auto" w:fill="FFFFFF"/>
            </w:rPr>
          </w:rPrChange>
        </w:rPr>
        <w:t> spend the most on gloss paper in terms of dollars?s</w:t>
      </w:r>
    </w:p>
    <w:tbl>
      <w:tblPr>
        <w:tblStyle w:val="TableGrid"/>
        <w:tblW w:w="0" w:type="auto"/>
        <w:tblLook w:val="04A0" w:firstRow="1" w:lastRow="0" w:firstColumn="1" w:lastColumn="0" w:noHBand="0" w:noVBand="1"/>
      </w:tblPr>
      <w:tblGrid>
        <w:gridCol w:w="9350"/>
      </w:tblGrid>
      <w:tr w:rsidR="00254258" w14:paraId="78AD1524" w14:textId="77777777">
        <w:tc>
          <w:tcPr>
            <w:tcW w:w="9350" w:type="dxa"/>
            <w:shd w:val="clear" w:color="auto" w:fill="F2F2F2" w:themeFill="background1" w:themeFillShade="F2"/>
          </w:tcPr>
          <w:p w14:paraId="401CAAC3" w14:textId="77777777" w:rsidR="00254258" w:rsidRPr="00254258" w:rsidRDefault="00304EF3">
            <w:pPr>
              <w:rPr>
                <w:rFonts w:ascii="Times New Roman" w:hAnsi="Times New Roman" w:cs="Times New Roman"/>
                <w:color w:val="0B0B0B"/>
                <w:shd w:val="clear" w:color="auto" w:fill="FFFFFF"/>
                <w:rPrChange w:id="773"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774" w:author="Aarati AD" w:date="2023-04-06T10:12:00Z">
                  <w:rPr>
                    <w:rFonts w:ascii="Open Sans" w:hAnsi="Open Sans" w:cs="Open Sans"/>
                    <w:b/>
                    <w:bCs/>
                    <w:color w:val="0B0B0B"/>
                    <w:shd w:val="clear" w:color="auto" w:fill="FFFFFF"/>
                  </w:rPr>
                </w:rPrChange>
              </w:rPr>
              <w:t>SELECT DATE_TRUNC</w:t>
            </w:r>
            <w:r>
              <w:rPr>
                <w:rFonts w:ascii="Times New Roman" w:hAnsi="Times New Roman" w:cs="Times New Roman"/>
                <w:color w:val="0B0B0B"/>
                <w:shd w:val="clear" w:color="auto" w:fill="FFFFFF"/>
                <w:rPrChange w:id="775" w:author="Aarati AD" w:date="2023-04-06T10:12:00Z">
                  <w:rPr>
                    <w:rFonts w:ascii="Open Sans" w:hAnsi="Open Sans" w:cs="Open Sans"/>
                    <w:color w:val="0B0B0B"/>
                    <w:shd w:val="clear" w:color="auto" w:fill="FFFFFF"/>
                  </w:rPr>
                </w:rPrChange>
              </w:rPr>
              <w:t>('month', o.occurred_at) ord_date, SUM(o.gloss_amt_usd) tot_spent</w:t>
            </w:r>
          </w:p>
          <w:p w14:paraId="26CFC8FE" w14:textId="77777777" w:rsidR="00254258" w:rsidRPr="00254258" w:rsidRDefault="00304EF3">
            <w:pPr>
              <w:rPr>
                <w:rFonts w:ascii="Times New Roman" w:hAnsi="Times New Roman" w:cs="Times New Roman"/>
                <w:color w:val="0B0B0B"/>
                <w:shd w:val="clear" w:color="auto" w:fill="FFFFFF"/>
                <w:rPrChange w:id="776"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777" w:author="Aarati AD" w:date="2023-04-06T10:12:00Z">
                  <w:rPr>
                    <w:rFonts w:ascii="Open Sans" w:hAnsi="Open Sans" w:cs="Open Sans"/>
                    <w:b/>
                    <w:bCs/>
                    <w:color w:val="0B0B0B"/>
                    <w:shd w:val="clear" w:color="auto" w:fill="FFFFFF"/>
                  </w:rPr>
                </w:rPrChange>
              </w:rPr>
              <w:t>FROM</w:t>
            </w:r>
            <w:r>
              <w:rPr>
                <w:rFonts w:ascii="Times New Roman" w:hAnsi="Times New Roman" w:cs="Times New Roman"/>
                <w:color w:val="0B0B0B"/>
                <w:shd w:val="clear" w:color="auto" w:fill="FFFFFF"/>
                <w:rPrChange w:id="778" w:author="Aarati AD" w:date="2023-04-06T10:12:00Z">
                  <w:rPr>
                    <w:rFonts w:ascii="Open Sans" w:hAnsi="Open Sans" w:cs="Open Sans"/>
                    <w:color w:val="0B0B0B"/>
                    <w:shd w:val="clear" w:color="auto" w:fill="FFFFFF"/>
                  </w:rPr>
                </w:rPrChange>
              </w:rPr>
              <w:t xml:space="preserve"> orders o </w:t>
            </w:r>
          </w:p>
          <w:p w14:paraId="0C5E7D10" w14:textId="77777777" w:rsidR="00254258" w:rsidRPr="00254258" w:rsidRDefault="00304EF3">
            <w:pPr>
              <w:rPr>
                <w:rFonts w:ascii="Times New Roman" w:hAnsi="Times New Roman" w:cs="Times New Roman"/>
                <w:color w:val="0B0B0B"/>
                <w:shd w:val="clear" w:color="auto" w:fill="FFFFFF"/>
                <w:rPrChange w:id="779"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780" w:author="Aarati AD" w:date="2023-04-06T10:12:00Z">
                  <w:rPr>
                    <w:rFonts w:ascii="Open Sans" w:hAnsi="Open Sans" w:cs="Open Sans"/>
                    <w:b/>
                    <w:bCs/>
                    <w:color w:val="0B0B0B"/>
                    <w:shd w:val="clear" w:color="auto" w:fill="FFFFFF"/>
                  </w:rPr>
                </w:rPrChange>
              </w:rPr>
              <w:t>JOIN</w:t>
            </w:r>
            <w:r>
              <w:rPr>
                <w:rFonts w:ascii="Times New Roman" w:hAnsi="Times New Roman" w:cs="Times New Roman"/>
                <w:color w:val="0B0B0B"/>
                <w:shd w:val="clear" w:color="auto" w:fill="FFFFFF"/>
                <w:rPrChange w:id="781" w:author="Aarati AD" w:date="2023-04-06T10:12:00Z">
                  <w:rPr>
                    <w:rFonts w:ascii="Open Sans" w:hAnsi="Open Sans" w:cs="Open Sans"/>
                    <w:color w:val="0B0B0B"/>
                    <w:shd w:val="clear" w:color="auto" w:fill="FFFFFF"/>
                  </w:rPr>
                </w:rPrChange>
              </w:rPr>
              <w:t xml:space="preserve"> accounts a</w:t>
            </w:r>
          </w:p>
          <w:p w14:paraId="1FF0788D" w14:textId="77777777" w:rsidR="00254258" w:rsidRPr="00254258" w:rsidRDefault="00304EF3">
            <w:pPr>
              <w:rPr>
                <w:rFonts w:ascii="Times New Roman" w:hAnsi="Times New Roman" w:cs="Times New Roman"/>
                <w:color w:val="0B0B0B"/>
                <w:shd w:val="clear" w:color="auto" w:fill="FFFFFF"/>
                <w:rPrChange w:id="78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783" w:author="Aarati AD" w:date="2023-04-06T10:12:00Z">
                  <w:rPr>
                    <w:rFonts w:ascii="Open Sans" w:hAnsi="Open Sans" w:cs="Open Sans"/>
                    <w:color w:val="0B0B0B"/>
                    <w:shd w:val="clear" w:color="auto" w:fill="FFFFFF"/>
                  </w:rPr>
                </w:rPrChange>
              </w:rPr>
              <w:t>ON a.id = o.account_id</w:t>
            </w:r>
          </w:p>
          <w:p w14:paraId="674D735D" w14:textId="77777777" w:rsidR="00254258" w:rsidRPr="00254258" w:rsidRDefault="00304EF3">
            <w:pPr>
              <w:rPr>
                <w:rFonts w:ascii="Times New Roman" w:hAnsi="Times New Roman" w:cs="Times New Roman"/>
                <w:color w:val="0B0B0B"/>
                <w:shd w:val="clear" w:color="auto" w:fill="FFFFFF"/>
                <w:rPrChange w:id="784"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785" w:author="Aarati AD" w:date="2023-04-06T10:12:00Z">
                  <w:rPr>
                    <w:rFonts w:ascii="Open Sans" w:hAnsi="Open Sans" w:cs="Open Sans"/>
                    <w:b/>
                    <w:bCs/>
                    <w:color w:val="0B0B0B"/>
                    <w:shd w:val="clear" w:color="auto" w:fill="FFFFFF"/>
                  </w:rPr>
                </w:rPrChange>
              </w:rPr>
              <w:t>WHERE</w:t>
            </w:r>
            <w:r>
              <w:rPr>
                <w:rFonts w:ascii="Times New Roman" w:hAnsi="Times New Roman" w:cs="Times New Roman"/>
                <w:color w:val="0B0B0B"/>
                <w:shd w:val="clear" w:color="auto" w:fill="FFFFFF"/>
                <w:rPrChange w:id="786" w:author="Aarati AD" w:date="2023-04-06T10:12:00Z">
                  <w:rPr>
                    <w:rFonts w:ascii="Open Sans" w:hAnsi="Open Sans" w:cs="Open Sans"/>
                    <w:color w:val="0B0B0B"/>
                    <w:shd w:val="clear" w:color="auto" w:fill="FFFFFF"/>
                  </w:rPr>
                </w:rPrChange>
              </w:rPr>
              <w:t xml:space="preserve"> a.name = 'Walmart'</w:t>
            </w:r>
          </w:p>
          <w:p w14:paraId="214FB531" w14:textId="77777777" w:rsidR="00254258" w:rsidRPr="00254258" w:rsidRDefault="00304EF3">
            <w:pPr>
              <w:rPr>
                <w:rFonts w:ascii="Times New Roman" w:hAnsi="Times New Roman" w:cs="Times New Roman"/>
                <w:color w:val="0B0B0B"/>
                <w:shd w:val="clear" w:color="auto" w:fill="FFFFFF"/>
                <w:rPrChange w:id="787"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788" w:author="Aarati AD" w:date="2023-04-06T10:12:00Z">
                  <w:rPr>
                    <w:rFonts w:ascii="Open Sans" w:hAnsi="Open Sans" w:cs="Open Sans"/>
                    <w:b/>
                    <w:bCs/>
                    <w:color w:val="0B0B0B"/>
                    <w:shd w:val="clear" w:color="auto" w:fill="FFFFFF"/>
                  </w:rPr>
                </w:rPrChange>
              </w:rPr>
              <w:t>GROUP</w:t>
            </w:r>
            <w:r>
              <w:rPr>
                <w:rFonts w:ascii="Times New Roman" w:hAnsi="Times New Roman" w:cs="Times New Roman"/>
                <w:color w:val="0B0B0B"/>
                <w:shd w:val="clear" w:color="auto" w:fill="FFFFFF"/>
                <w:rPrChange w:id="789" w:author="Aarati AD" w:date="2023-04-06T10:12:00Z">
                  <w:rPr>
                    <w:rFonts w:ascii="Open Sans" w:hAnsi="Open Sans" w:cs="Open Sans"/>
                    <w:color w:val="0B0B0B"/>
                    <w:shd w:val="clear" w:color="auto" w:fill="FFFFFF"/>
                  </w:rPr>
                </w:rPrChange>
              </w:rPr>
              <w:t xml:space="preserve"> BY 1</w:t>
            </w:r>
          </w:p>
          <w:p w14:paraId="09E6DCB0" w14:textId="77777777" w:rsidR="00254258" w:rsidRPr="00254258" w:rsidRDefault="00304EF3">
            <w:pPr>
              <w:rPr>
                <w:rFonts w:ascii="Times New Roman" w:hAnsi="Times New Roman" w:cs="Times New Roman"/>
                <w:b/>
                <w:bCs/>
                <w:color w:val="0B0B0B"/>
                <w:shd w:val="clear" w:color="auto" w:fill="FFFFFF"/>
                <w:rPrChange w:id="79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91" w:author="Aarati AD" w:date="2023-04-06T10:12:00Z">
                  <w:rPr>
                    <w:rFonts w:ascii="Open Sans" w:hAnsi="Open Sans" w:cs="Open Sans"/>
                    <w:b/>
                    <w:bCs/>
                    <w:color w:val="0B0B0B"/>
                    <w:shd w:val="clear" w:color="auto" w:fill="FFFFFF"/>
                  </w:rPr>
                </w:rPrChange>
              </w:rPr>
              <w:lastRenderedPageBreak/>
              <w:t>ORDER</w:t>
            </w:r>
            <w:r>
              <w:rPr>
                <w:rFonts w:ascii="Times New Roman" w:hAnsi="Times New Roman" w:cs="Times New Roman"/>
                <w:color w:val="0B0B0B"/>
                <w:shd w:val="clear" w:color="auto" w:fill="FFFFFF"/>
                <w:rPrChange w:id="792" w:author="Aarati AD" w:date="2023-04-06T10:12:00Z">
                  <w:rPr>
                    <w:rFonts w:ascii="Open Sans" w:hAnsi="Open Sans" w:cs="Open Sans"/>
                    <w:color w:val="0B0B0B"/>
                    <w:shd w:val="clear" w:color="auto" w:fill="FFFFFF"/>
                  </w:rPr>
                </w:rPrChange>
              </w:rPr>
              <w:t xml:space="preserve"> BY 2 DESC</w:t>
            </w:r>
          </w:p>
        </w:tc>
      </w:tr>
    </w:tbl>
    <w:p w14:paraId="2310F1AD" w14:textId="77777777" w:rsidR="00254258" w:rsidRPr="00254258" w:rsidRDefault="00254258">
      <w:pPr>
        <w:rPr>
          <w:rFonts w:ascii="Times New Roman" w:hAnsi="Times New Roman" w:cs="Times New Roman"/>
          <w:b/>
          <w:bCs/>
          <w:color w:val="0B0B0B"/>
          <w:shd w:val="clear" w:color="auto" w:fill="FFFFFF"/>
          <w:rPrChange w:id="793" w:author="Aarati AD" w:date="2023-04-06T10:12:00Z">
            <w:rPr>
              <w:rFonts w:ascii="Open Sans" w:hAnsi="Open Sans" w:cs="Open Sans"/>
              <w:b/>
              <w:bCs/>
              <w:color w:val="0B0B0B"/>
              <w:shd w:val="clear" w:color="auto" w:fill="FFFFFF"/>
            </w:rPr>
          </w:rPrChange>
        </w:rPr>
      </w:pPr>
    </w:p>
    <w:p w14:paraId="5C144D64" w14:textId="77777777" w:rsidR="00254258" w:rsidRPr="00254258" w:rsidRDefault="00304EF3">
      <w:pPr>
        <w:rPr>
          <w:rFonts w:ascii="Times New Roman" w:hAnsi="Times New Roman" w:cs="Times New Roman"/>
          <w:b/>
          <w:bCs/>
          <w:color w:val="0B0B0B"/>
          <w:shd w:val="clear" w:color="auto" w:fill="FFFFFF"/>
          <w:rPrChange w:id="79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95" w:author="Aarati AD" w:date="2023-04-06T10:12:00Z">
            <w:rPr>
              <w:rFonts w:ascii="Open Sans" w:hAnsi="Open Sans" w:cs="Open Sans"/>
              <w:b/>
              <w:bCs/>
              <w:color w:val="0B0B0B"/>
              <w:shd w:val="clear" w:color="auto" w:fill="FFFFFF"/>
            </w:rPr>
          </w:rPrChange>
        </w:rPr>
        <w:t xml:space="preserve">Difference between Date_trunc and Date_Part </w:t>
      </w:r>
    </w:p>
    <w:p w14:paraId="11E9E37A" w14:textId="77777777" w:rsidR="00254258" w:rsidRPr="00254258" w:rsidRDefault="00304EF3">
      <w:pPr>
        <w:rPr>
          <w:rFonts w:ascii="Times New Roman" w:hAnsi="Times New Roman" w:cs="Times New Roman"/>
          <w:b/>
          <w:bCs/>
          <w:color w:val="0B0B0B"/>
          <w:shd w:val="clear" w:color="auto" w:fill="FFFFFF"/>
          <w:rPrChange w:id="79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797" w:author="Aarati AD" w:date="2023-04-06T10:12:00Z">
            <w:rPr>
              <w:rFonts w:ascii="Open Sans" w:hAnsi="Open Sans" w:cs="Open Sans"/>
              <w:b/>
              <w:bCs/>
              <w:color w:val="0B0B0B"/>
              <w:shd w:val="clear" w:color="auto" w:fill="FFFFFF"/>
            </w:rPr>
          </w:rPrChange>
        </w:rPr>
        <w:t xml:space="preserve">Example: </w:t>
      </w:r>
      <w:r>
        <w:rPr>
          <w:rFonts w:ascii="Times New Roman" w:hAnsi="Times New Roman" w:cs="Times New Roman"/>
          <w:color w:val="0B0B0B"/>
          <w:shd w:val="clear" w:color="auto" w:fill="FFFFFF"/>
          <w:rPrChange w:id="798" w:author="Aarati AD" w:date="2023-04-06T10:12:00Z">
            <w:rPr>
              <w:rFonts w:ascii="Open Sans" w:hAnsi="Open Sans" w:cs="Open Sans"/>
              <w:color w:val="0B0B0B"/>
              <w:shd w:val="clear" w:color="auto" w:fill="FFFFFF"/>
            </w:rPr>
          </w:rPrChange>
        </w:rPr>
        <w:t xml:space="preserve">If you want to see in which year’s month has the highest sales this time Date_Part using ‘month’ is unable to do it because it will add up all the months from different years. </w:t>
      </w:r>
    </w:p>
    <w:p w14:paraId="54C8733F" w14:textId="77777777" w:rsidR="00254258" w:rsidRPr="00254258" w:rsidRDefault="00304EF3">
      <w:pPr>
        <w:rPr>
          <w:rFonts w:ascii="Times New Roman" w:hAnsi="Times New Roman" w:cs="Times New Roman"/>
          <w:color w:val="0B0B0B"/>
          <w:shd w:val="clear" w:color="auto" w:fill="FFFFFF"/>
          <w:rPrChange w:id="79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00" w:author="Aarati AD" w:date="2023-04-06T10:12:00Z">
            <w:rPr>
              <w:rFonts w:ascii="Open Sans" w:hAnsi="Open Sans" w:cs="Open Sans"/>
              <w:color w:val="0B0B0B"/>
              <w:shd w:val="clear" w:color="auto" w:fill="FFFFFF"/>
            </w:rPr>
          </w:rPrChange>
        </w:rPr>
        <w:t xml:space="preserve">Date truct based on the months will divided all the months form each year an make a separate data set for each year. </w:t>
      </w:r>
      <w:r>
        <w:rPr>
          <w:rFonts w:ascii="Times New Roman" w:hAnsi="Times New Roman" w:cs="Times New Roman"/>
          <w:color w:val="0B0B0B"/>
          <w:shd w:val="clear" w:color="auto" w:fill="FFFFFF"/>
          <w:rPrChange w:id="801" w:author="Aarati AD" w:date="2023-04-06T10:12:00Z">
            <w:rPr>
              <w:rFonts w:ascii="Open Sans" w:hAnsi="Open Sans" w:cs="Open Sans"/>
              <w:color w:val="0B0B0B"/>
              <w:shd w:val="clear" w:color="auto" w:fill="FFFFFF"/>
            </w:rPr>
          </w:rPrChange>
        </w:rPr>
        <w:br/>
        <w:t xml:space="preserve"> </w:t>
      </w:r>
    </w:p>
    <w:p w14:paraId="28FA0D02" w14:textId="77777777" w:rsidR="00254258" w:rsidRPr="00254258" w:rsidRDefault="00304EF3">
      <w:pPr>
        <w:rPr>
          <w:rFonts w:ascii="Times New Roman" w:hAnsi="Times New Roman" w:cs="Times New Roman"/>
          <w:b/>
          <w:bCs/>
          <w:color w:val="0B0B0B"/>
          <w:shd w:val="clear" w:color="auto" w:fill="FFFFFF"/>
          <w:rPrChange w:id="80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03" w:author="Aarati AD" w:date="2023-04-06T10:12:00Z">
            <w:rPr>
              <w:rFonts w:ascii="Open Sans" w:hAnsi="Open Sans" w:cs="Open Sans"/>
              <w:b/>
              <w:bCs/>
              <w:color w:val="0B0B0B"/>
              <w:shd w:val="clear" w:color="auto" w:fill="FFFFFF"/>
            </w:rPr>
          </w:rPrChange>
        </w:rPr>
        <w:t>CASE:</w:t>
      </w:r>
    </w:p>
    <w:p w14:paraId="1BD1C664" w14:textId="77777777" w:rsidR="00254258" w:rsidRPr="00254258" w:rsidRDefault="00304EF3">
      <w:pPr>
        <w:rPr>
          <w:rFonts w:ascii="Times New Roman" w:hAnsi="Times New Roman" w:cs="Times New Roman"/>
          <w:b/>
          <w:bCs/>
          <w:color w:val="0B0B0B"/>
          <w:shd w:val="clear" w:color="auto" w:fill="FFFFFF"/>
          <w:rPrChange w:id="804" w:author="Aarati AD" w:date="2023-04-06T10:12:00Z">
            <w:rPr>
              <w:rFonts w:ascii="Open Sans" w:hAnsi="Open Sans" w:cs="Open Sans"/>
              <w:b/>
              <w:bCs/>
              <w:color w:val="0B0B0B"/>
              <w:shd w:val="clear" w:color="auto" w:fill="FFFFFF"/>
            </w:rPr>
          </w:rPrChange>
        </w:rPr>
      </w:pPr>
      <w:r>
        <w:rPr>
          <w:rFonts w:ascii="Times New Roman" w:hAnsi="Times New Roman" w:cs="Times New Roman"/>
          <w:b/>
          <w:bCs/>
          <w:noProof/>
          <w:color w:val="0B0B0B"/>
          <w:shd w:val="clear" w:color="auto" w:fill="FFFFFF"/>
          <w:rPrChange w:id="805" w:author="Aarati AD" w:date="2023-04-06T10:12:00Z">
            <w:rPr>
              <w:rFonts w:ascii="Open Sans" w:hAnsi="Open Sans" w:cs="Open Sans"/>
              <w:b/>
              <w:bCs/>
              <w:noProof/>
              <w:color w:val="0B0B0B"/>
              <w:shd w:val="clear" w:color="auto" w:fill="FFFFFF"/>
            </w:rPr>
          </w:rPrChange>
        </w:rPr>
        <w:drawing>
          <wp:inline distT="0" distB="0" distL="0" distR="0" wp14:anchorId="3259BF4A" wp14:editId="380C488F">
            <wp:extent cx="4038600" cy="1600200"/>
            <wp:effectExtent l="0" t="0" r="0" b="0"/>
            <wp:docPr id="205612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rcRect/>
                    <a:stretch>
                      <a:fillRect/>
                    </a:stretch>
                  </pic:blipFill>
                  <pic:spPr>
                    <a:xfrm>
                      <a:off x="0" y="0"/>
                      <a:ext cx="4038600" cy="1600200"/>
                    </a:xfrm>
                    <a:prstGeom prst="rect">
                      <a:avLst/>
                    </a:prstGeom>
                    <a:noFill/>
                    <a:ln>
                      <a:noFill/>
                    </a:ln>
                  </pic:spPr>
                </pic:pic>
              </a:graphicData>
            </a:graphic>
          </wp:inline>
        </w:drawing>
      </w:r>
      <w:r>
        <w:rPr>
          <w:rFonts w:ascii="Times New Roman" w:hAnsi="Times New Roman" w:cs="Times New Roman"/>
          <w:b/>
          <w:bCs/>
          <w:color w:val="0B0B0B"/>
          <w:shd w:val="clear" w:color="auto" w:fill="FFFFFF"/>
          <w:rPrChange w:id="806" w:author="Aarati AD" w:date="2023-04-06T10:12:00Z">
            <w:rPr>
              <w:rFonts w:ascii="Open Sans" w:hAnsi="Open Sans" w:cs="Open Sans"/>
              <w:b/>
              <w:bCs/>
              <w:color w:val="0B0B0B"/>
              <w:shd w:val="clear" w:color="auto" w:fill="FFFFFF"/>
            </w:rPr>
          </w:rPrChange>
        </w:rPr>
        <w:tab/>
      </w:r>
    </w:p>
    <w:p w14:paraId="59B4BACD" w14:textId="77777777" w:rsidR="00254258" w:rsidRPr="00254258" w:rsidRDefault="00304EF3">
      <w:pPr>
        <w:rPr>
          <w:rFonts w:ascii="Times New Roman" w:hAnsi="Times New Roman" w:cs="Times New Roman"/>
          <w:b/>
          <w:bCs/>
          <w:color w:val="0B0B0B"/>
          <w:shd w:val="clear" w:color="auto" w:fill="FFFFFF"/>
          <w:rPrChange w:id="80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08" w:author="Aarati AD" w:date="2023-04-06T10:12:00Z">
            <w:rPr>
              <w:rFonts w:ascii="Open Sans" w:hAnsi="Open Sans" w:cs="Open Sans"/>
              <w:b/>
              <w:bCs/>
              <w:color w:val="0B0B0B"/>
              <w:shd w:val="clear" w:color="auto" w:fill="FFFFFF"/>
            </w:rPr>
          </w:rPrChange>
        </w:rPr>
        <w:t>Write a query to display the number of orders in each of three categories, based on the </w:t>
      </w:r>
      <w:r>
        <w:rPr>
          <w:rStyle w:val="HTMLCode"/>
          <w:rFonts w:ascii="Times New Roman" w:eastAsiaTheme="minorHAnsi" w:hAnsi="Times New Roman" w:cs="Times New Roman"/>
          <w:b/>
          <w:bCs/>
          <w:sz w:val="24"/>
          <w:szCs w:val="24"/>
          <w:bdr w:val="single" w:sz="2" w:space="0" w:color="auto"/>
          <w:rPrChange w:id="809" w:author="Aarati AD" w:date="2023-04-06T10:12:00Z">
            <w:rPr>
              <w:rStyle w:val="HTMLCode"/>
              <w:rFonts w:ascii="var(--chakra-fonts-mono)" w:eastAsiaTheme="minorHAnsi" w:hAnsi="var(--chakra-fonts-mono)"/>
              <w:b/>
              <w:bCs/>
              <w:sz w:val="24"/>
              <w:szCs w:val="24"/>
              <w:bdr w:val="single" w:sz="2" w:space="0" w:color="auto"/>
            </w:rPr>
          </w:rPrChange>
        </w:rPr>
        <w:t>total</w:t>
      </w:r>
      <w:r>
        <w:rPr>
          <w:rFonts w:ascii="Times New Roman" w:hAnsi="Times New Roman" w:cs="Times New Roman"/>
          <w:b/>
          <w:bCs/>
          <w:color w:val="0B0B0B"/>
          <w:shd w:val="clear" w:color="auto" w:fill="FFFFFF"/>
          <w:rPrChange w:id="810" w:author="Aarati AD" w:date="2023-04-06T10:12:00Z">
            <w:rPr>
              <w:rFonts w:ascii="Open Sans" w:hAnsi="Open Sans" w:cs="Open Sans"/>
              <w:b/>
              <w:bCs/>
              <w:color w:val="0B0B0B"/>
              <w:shd w:val="clear" w:color="auto" w:fill="FFFFFF"/>
            </w:rPr>
          </w:rPrChange>
        </w:rPr>
        <w:t> number of items in each order. The three categories are: 'At Least 2000', 'Between 1000 and 2000' and 'Less than 1000</w:t>
      </w:r>
    </w:p>
    <w:p w14:paraId="056F2776" w14:textId="77777777" w:rsidR="00254258" w:rsidRPr="00254258" w:rsidRDefault="00254258">
      <w:pPr>
        <w:rPr>
          <w:rFonts w:ascii="Times New Roman" w:hAnsi="Times New Roman" w:cs="Times New Roman"/>
          <w:b/>
          <w:bCs/>
          <w:color w:val="0B0B0B"/>
          <w:shd w:val="clear" w:color="auto" w:fill="FFFFFF"/>
          <w:rPrChange w:id="811" w:author="Aarati AD" w:date="2023-04-06T10:12:00Z">
            <w:rPr>
              <w:rFonts w:ascii="Open Sans" w:hAnsi="Open Sans" w:cs="Open Sans"/>
              <w:b/>
              <w:bCs/>
              <w:color w:val="0B0B0B"/>
              <w:shd w:val="clear" w:color="auto" w:fill="FFFFFF"/>
            </w:rPr>
          </w:rPrChange>
        </w:rPr>
      </w:pPr>
    </w:p>
    <w:p w14:paraId="14499D4E" w14:textId="77777777" w:rsidR="00254258" w:rsidRPr="00254258" w:rsidRDefault="00304EF3">
      <w:pPr>
        <w:rPr>
          <w:rFonts w:ascii="Times New Roman" w:hAnsi="Times New Roman" w:cs="Times New Roman"/>
          <w:b/>
          <w:bCs/>
          <w:color w:val="0B0B0B"/>
          <w:sz w:val="20"/>
          <w:szCs w:val="20"/>
          <w:shd w:val="clear" w:color="auto" w:fill="FFFFFF"/>
          <w:rPrChange w:id="812" w:author="Aarati AD" w:date="2023-04-06T10:12:00Z">
            <w:rPr>
              <w:rFonts w:ascii="Open Sans" w:hAnsi="Open Sans" w:cs="Open Sans"/>
              <w:b/>
              <w:bCs/>
              <w:color w:val="0B0B0B"/>
              <w:sz w:val="20"/>
              <w:szCs w:val="20"/>
              <w:shd w:val="clear" w:color="auto" w:fill="FFFFFF"/>
            </w:rPr>
          </w:rPrChange>
        </w:rPr>
      </w:pPr>
      <w:r>
        <w:rPr>
          <w:rFonts w:ascii="Times New Roman" w:hAnsi="Times New Roman" w:cs="Times New Roman"/>
          <w:b/>
          <w:bCs/>
          <w:color w:val="0B0B0B"/>
          <w:sz w:val="20"/>
          <w:szCs w:val="20"/>
          <w:shd w:val="clear" w:color="auto" w:fill="FFFFFF"/>
          <w:rPrChange w:id="813" w:author="Aarati AD" w:date="2023-04-06T10:12:00Z">
            <w:rPr>
              <w:rFonts w:ascii="Open Sans" w:hAnsi="Open Sans" w:cs="Open Sans"/>
              <w:b/>
              <w:bCs/>
              <w:color w:val="0B0B0B"/>
              <w:sz w:val="20"/>
              <w:szCs w:val="20"/>
              <w:shd w:val="clear" w:color="auto" w:fill="FFFFFF"/>
            </w:rPr>
          </w:rPrChange>
        </w:rPr>
        <w:t>We would like to understand 3 different branches of customers based on the amount associated with their purchases. The top branch includes anyone with a Lifetime Value (total sales of all orders) </w:t>
      </w:r>
      <w:r>
        <w:rPr>
          <w:rStyle w:val="HTMLCode"/>
          <w:rFonts w:ascii="Times New Roman" w:eastAsiaTheme="minorHAnsi" w:hAnsi="Times New Roman" w:cs="Times New Roman"/>
          <w:b/>
          <w:bCs/>
          <w:bdr w:val="single" w:sz="2" w:space="0" w:color="auto"/>
          <w:rPrChange w:id="814" w:author="Aarati AD" w:date="2023-04-06T10:12:00Z">
            <w:rPr>
              <w:rStyle w:val="HTMLCode"/>
              <w:rFonts w:ascii="var(--chakra-fonts-mono)" w:eastAsiaTheme="minorHAnsi" w:hAnsi="var(--chakra-fonts-mono)"/>
              <w:b/>
              <w:bCs/>
              <w:bdr w:val="single" w:sz="2" w:space="0" w:color="auto"/>
            </w:rPr>
          </w:rPrChange>
        </w:rPr>
        <w:t>greater than 200,000</w:t>
      </w:r>
      <w:r>
        <w:rPr>
          <w:rFonts w:ascii="Times New Roman" w:hAnsi="Times New Roman" w:cs="Times New Roman"/>
          <w:b/>
          <w:bCs/>
          <w:color w:val="0B0B0B"/>
          <w:sz w:val="20"/>
          <w:szCs w:val="20"/>
          <w:shd w:val="clear" w:color="auto" w:fill="FFFFFF"/>
          <w:rPrChange w:id="815" w:author="Aarati AD" w:date="2023-04-06T10:12:00Z">
            <w:rPr>
              <w:rFonts w:ascii="Open Sans" w:hAnsi="Open Sans" w:cs="Open Sans"/>
              <w:b/>
              <w:bCs/>
              <w:color w:val="0B0B0B"/>
              <w:sz w:val="20"/>
              <w:szCs w:val="20"/>
              <w:shd w:val="clear" w:color="auto" w:fill="FFFFFF"/>
            </w:rPr>
          </w:rPrChange>
        </w:rPr>
        <w:t> usd. The second branch is between </w:t>
      </w:r>
      <w:r>
        <w:rPr>
          <w:rStyle w:val="HTMLCode"/>
          <w:rFonts w:ascii="Times New Roman" w:eastAsiaTheme="minorHAnsi" w:hAnsi="Times New Roman" w:cs="Times New Roman"/>
          <w:b/>
          <w:bCs/>
          <w:bdr w:val="single" w:sz="2" w:space="0" w:color="auto"/>
          <w:rPrChange w:id="816" w:author="Aarati AD" w:date="2023-04-06T10:12:00Z">
            <w:rPr>
              <w:rStyle w:val="HTMLCode"/>
              <w:rFonts w:ascii="var(--chakra-fonts-mono)" w:eastAsiaTheme="minorHAnsi" w:hAnsi="var(--chakra-fonts-mono)"/>
              <w:b/>
              <w:bCs/>
              <w:bdr w:val="single" w:sz="2" w:space="0" w:color="auto"/>
            </w:rPr>
          </w:rPrChange>
        </w:rPr>
        <w:t>200,000 and 100,000</w:t>
      </w:r>
      <w:r>
        <w:rPr>
          <w:rFonts w:ascii="Times New Roman" w:hAnsi="Times New Roman" w:cs="Times New Roman"/>
          <w:b/>
          <w:bCs/>
          <w:color w:val="0B0B0B"/>
          <w:sz w:val="20"/>
          <w:szCs w:val="20"/>
          <w:shd w:val="clear" w:color="auto" w:fill="FFFFFF"/>
          <w:rPrChange w:id="817" w:author="Aarati AD" w:date="2023-04-06T10:12:00Z">
            <w:rPr>
              <w:rFonts w:ascii="Open Sans" w:hAnsi="Open Sans" w:cs="Open Sans"/>
              <w:b/>
              <w:bCs/>
              <w:color w:val="0B0B0B"/>
              <w:sz w:val="20"/>
              <w:szCs w:val="20"/>
              <w:shd w:val="clear" w:color="auto" w:fill="FFFFFF"/>
            </w:rPr>
          </w:rPrChange>
        </w:rPr>
        <w:t> usd. The lowest branch is anyone </w:t>
      </w:r>
      <w:r>
        <w:rPr>
          <w:rStyle w:val="HTMLCode"/>
          <w:rFonts w:ascii="Times New Roman" w:eastAsiaTheme="minorHAnsi" w:hAnsi="Times New Roman" w:cs="Times New Roman"/>
          <w:b/>
          <w:bCs/>
          <w:bdr w:val="single" w:sz="2" w:space="0" w:color="auto"/>
          <w:rPrChange w:id="818" w:author="Aarati AD" w:date="2023-04-06T10:12:00Z">
            <w:rPr>
              <w:rStyle w:val="HTMLCode"/>
              <w:rFonts w:ascii="var(--chakra-fonts-mono)" w:eastAsiaTheme="minorHAnsi" w:hAnsi="var(--chakra-fonts-mono)"/>
              <w:b/>
              <w:bCs/>
              <w:bdr w:val="single" w:sz="2" w:space="0" w:color="auto"/>
            </w:rPr>
          </w:rPrChange>
        </w:rPr>
        <w:t>under 100,000</w:t>
      </w:r>
      <w:r>
        <w:rPr>
          <w:rFonts w:ascii="Times New Roman" w:hAnsi="Times New Roman" w:cs="Times New Roman"/>
          <w:b/>
          <w:bCs/>
          <w:color w:val="0B0B0B"/>
          <w:sz w:val="20"/>
          <w:szCs w:val="20"/>
          <w:shd w:val="clear" w:color="auto" w:fill="FFFFFF"/>
          <w:rPrChange w:id="819" w:author="Aarati AD" w:date="2023-04-06T10:12:00Z">
            <w:rPr>
              <w:rFonts w:ascii="Open Sans" w:hAnsi="Open Sans" w:cs="Open Sans"/>
              <w:b/>
              <w:bCs/>
              <w:color w:val="0B0B0B"/>
              <w:sz w:val="20"/>
              <w:szCs w:val="20"/>
              <w:shd w:val="clear" w:color="auto" w:fill="FFFFFF"/>
            </w:rPr>
          </w:rPrChange>
        </w:rPr>
        <w:t> usd. Provide a table that includes the </w:t>
      </w:r>
      <w:r>
        <w:rPr>
          <w:rStyle w:val="Strong"/>
          <w:rFonts w:ascii="Times New Roman" w:hAnsi="Times New Roman" w:cs="Times New Roman"/>
          <w:b w:val="0"/>
          <w:bCs w:val="0"/>
          <w:color w:val="0B0B0B"/>
          <w:sz w:val="20"/>
          <w:szCs w:val="20"/>
          <w:bdr w:val="single" w:sz="2" w:space="0" w:color="auto"/>
          <w:shd w:val="clear" w:color="auto" w:fill="FFFFFF"/>
          <w:rPrChange w:id="820" w:author="Aarati AD" w:date="2023-04-06T10:12:00Z">
            <w:rPr>
              <w:rStyle w:val="Strong"/>
              <w:rFonts w:ascii="Open Sans" w:hAnsi="Open Sans" w:cs="Open Sans"/>
              <w:b w:val="0"/>
              <w:bCs w:val="0"/>
              <w:color w:val="0B0B0B"/>
              <w:sz w:val="20"/>
              <w:szCs w:val="20"/>
              <w:bdr w:val="single" w:sz="2" w:space="0" w:color="auto"/>
              <w:shd w:val="clear" w:color="auto" w:fill="FFFFFF"/>
            </w:rPr>
          </w:rPrChange>
        </w:rPr>
        <w:t>level</w:t>
      </w:r>
      <w:r>
        <w:rPr>
          <w:rFonts w:ascii="Times New Roman" w:hAnsi="Times New Roman" w:cs="Times New Roman"/>
          <w:b/>
          <w:bCs/>
          <w:color w:val="0B0B0B"/>
          <w:sz w:val="20"/>
          <w:szCs w:val="20"/>
          <w:shd w:val="clear" w:color="auto" w:fill="FFFFFF"/>
          <w:rPrChange w:id="821" w:author="Aarati AD" w:date="2023-04-06T10:12:00Z">
            <w:rPr>
              <w:rFonts w:ascii="Open Sans" w:hAnsi="Open Sans" w:cs="Open Sans"/>
              <w:b/>
              <w:bCs/>
              <w:color w:val="0B0B0B"/>
              <w:sz w:val="20"/>
              <w:szCs w:val="20"/>
              <w:shd w:val="clear" w:color="auto" w:fill="FFFFFF"/>
            </w:rPr>
          </w:rPrChange>
        </w:rPr>
        <w:t> associated with each </w:t>
      </w:r>
      <w:r>
        <w:rPr>
          <w:rStyle w:val="Strong"/>
          <w:rFonts w:ascii="Times New Roman" w:hAnsi="Times New Roman" w:cs="Times New Roman"/>
          <w:b w:val="0"/>
          <w:bCs w:val="0"/>
          <w:color w:val="0B0B0B"/>
          <w:sz w:val="20"/>
          <w:szCs w:val="20"/>
          <w:bdr w:val="single" w:sz="2" w:space="0" w:color="auto"/>
          <w:shd w:val="clear" w:color="auto" w:fill="FFFFFF"/>
          <w:rPrChange w:id="822" w:author="Aarati AD" w:date="2023-04-06T10:12:00Z">
            <w:rPr>
              <w:rStyle w:val="Strong"/>
              <w:rFonts w:ascii="Open Sans" w:hAnsi="Open Sans" w:cs="Open Sans"/>
              <w:b w:val="0"/>
              <w:bCs w:val="0"/>
              <w:color w:val="0B0B0B"/>
              <w:sz w:val="20"/>
              <w:szCs w:val="20"/>
              <w:bdr w:val="single" w:sz="2" w:space="0" w:color="auto"/>
              <w:shd w:val="clear" w:color="auto" w:fill="FFFFFF"/>
            </w:rPr>
          </w:rPrChange>
        </w:rPr>
        <w:t>account</w:t>
      </w:r>
      <w:r>
        <w:rPr>
          <w:rFonts w:ascii="Times New Roman" w:hAnsi="Times New Roman" w:cs="Times New Roman"/>
          <w:b/>
          <w:bCs/>
          <w:color w:val="0B0B0B"/>
          <w:sz w:val="20"/>
          <w:szCs w:val="20"/>
          <w:shd w:val="clear" w:color="auto" w:fill="FFFFFF"/>
          <w:rPrChange w:id="823" w:author="Aarati AD" w:date="2023-04-06T10:12:00Z">
            <w:rPr>
              <w:rFonts w:ascii="Open Sans" w:hAnsi="Open Sans" w:cs="Open Sans"/>
              <w:b/>
              <w:bCs/>
              <w:color w:val="0B0B0B"/>
              <w:sz w:val="20"/>
              <w:szCs w:val="20"/>
              <w:shd w:val="clear" w:color="auto" w:fill="FFFFFF"/>
            </w:rPr>
          </w:rPrChange>
        </w:rPr>
        <w:t>. You should provide the </w:t>
      </w:r>
      <w:r>
        <w:rPr>
          <w:rStyle w:val="Strong"/>
          <w:rFonts w:ascii="Times New Roman" w:hAnsi="Times New Roman" w:cs="Times New Roman"/>
          <w:b w:val="0"/>
          <w:bCs w:val="0"/>
          <w:color w:val="0B0B0B"/>
          <w:sz w:val="20"/>
          <w:szCs w:val="20"/>
          <w:bdr w:val="single" w:sz="2" w:space="0" w:color="auto"/>
          <w:shd w:val="clear" w:color="auto" w:fill="FFFFFF"/>
          <w:rPrChange w:id="824" w:author="Aarati AD" w:date="2023-04-06T10:12:00Z">
            <w:rPr>
              <w:rStyle w:val="Strong"/>
              <w:rFonts w:ascii="Open Sans" w:hAnsi="Open Sans" w:cs="Open Sans"/>
              <w:b w:val="0"/>
              <w:bCs w:val="0"/>
              <w:color w:val="0B0B0B"/>
              <w:sz w:val="20"/>
              <w:szCs w:val="20"/>
              <w:bdr w:val="single" w:sz="2" w:space="0" w:color="auto"/>
              <w:shd w:val="clear" w:color="auto" w:fill="FFFFFF"/>
            </w:rPr>
          </w:rPrChange>
        </w:rPr>
        <w:t>account name</w:t>
      </w:r>
      <w:r>
        <w:rPr>
          <w:rFonts w:ascii="Times New Roman" w:hAnsi="Times New Roman" w:cs="Times New Roman"/>
          <w:b/>
          <w:bCs/>
          <w:color w:val="0B0B0B"/>
          <w:sz w:val="20"/>
          <w:szCs w:val="20"/>
          <w:shd w:val="clear" w:color="auto" w:fill="FFFFFF"/>
          <w:rPrChange w:id="825" w:author="Aarati AD" w:date="2023-04-06T10:12:00Z">
            <w:rPr>
              <w:rFonts w:ascii="Open Sans" w:hAnsi="Open Sans" w:cs="Open Sans"/>
              <w:b/>
              <w:bCs/>
              <w:color w:val="0B0B0B"/>
              <w:sz w:val="20"/>
              <w:szCs w:val="20"/>
              <w:shd w:val="clear" w:color="auto" w:fill="FFFFFF"/>
            </w:rPr>
          </w:rPrChange>
        </w:rPr>
        <w:t>, the </w:t>
      </w:r>
      <w:r>
        <w:rPr>
          <w:rStyle w:val="Strong"/>
          <w:rFonts w:ascii="Times New Roman" w:hAnsi="Times New Roman" w:cs="Times New Roman"/>
          <w:b w:val="0"/>
          <w:bCs w:val="0"/>
          <w:color w:val="0B0B0B"/>
          <w:sz w:val="20"/>
          <w:szCs w:val="20"/>
          <w:bdr w:val="single" w:sz="2" w:space="0" w:color="auto"/>
          <w:shd w:val="clear" w:color="auto" w:fill="FFFFFF"/>
          <w:rPrChange w:id="826" w:author="Aarati AD" w:date="2023-04-06T10:12:00Z">
            <w:rPr>
              <w:rStyle w:val="Strong"/>
              <w:rFonts w:ascii="Open Sans" w:hAnsi="Open Sans" w:cs="Open Sans"/>
              <w:b w:val="0"/>
              <w:bCs w:val="0"/>
              <w:color w:val="0B0B0B"/>
              <w:sz w:val="20"/>
              <w:szCs w:val="20"/>
              <w:bdr w:val="single" w:sz="2" w:space="0" w:color="auto"/>
              <w:shd w:val="clear" w:color="auto" w:fill="FFFFFF"/>
            </w:rPr>
          </w:rPrChange>
        </w:rPr>
        <w:t>total sales of all orders</w:t>
      </w:r>
      <w:r>
        <w:rPr>
          <w:rFonts w:ascii="Times New Roman" w:hAnsi="Times New Roman" w:cs="Times New Roman"/>
          <w:b/>
          <w:bCs/>
          <w:color w:val="0B0B0B"/>
          <w:sz w:val="20"/>
          <w:szCs w:val="20"/>
          <w:shd w:val="clear" w:color="auto" w:fill="FFFFFF"/>
          <w:rPrChange w:id="827" w:author="Aarati AD" w:date="2023-04-06T10:12:00Z">
            <w:rPr>
              <w:rFonts w:ascii="Open Sans" w:hAnsi="Open Sans" w:cs="Open Sans"/>
              <w:b/>
              <w:bCs/>
              <w:color w:val="0B0B0B"/>
              <w:sz w:val="20"/>
              <w:szCs w:val="20"/>
              <w:shd w:val="clear" w:color="auto" w:fill="FFFFFF"/>
            </w:rPr>
          </w:rPrChange>
        </w:rPr>
        <w:t> for the customer, and the </w:t>
      </w:r>
      <w:r>
        <w:rPr>
          <w:rStyle w:val="Strong"/>
          <w:rFonts w:ascii="Times New Roman" w:hAnsi="Times New Roman" w:cs="Times New Roman"/>
          <w:b w:val="0"/>
          <w:bCs w:val="0"/>
          <w:color w:val="0B0B0B"/>
          <w:sz w:val="20"/>
          <w:szCs w:val="20"/>
          <w:bdr w:val="single" w:sz="2" w:space="0" w:color="auto"/>
          <w:shd w:val="clear" w:color="auto" w:fill="FFFFFF"/>
          <w:rPrChange w:id="828" w:author="Aarati AD" w:date="2023-04-06T10:12:00Z">
            <w:rPr>
              <w:rStyle w:val="Strong"/>
              <w:rFonts w:ascii="Open Sans" w:hAnsi="Open Sans" w:cs="Open Sans"/>
              <w:b w:val="0"/>
              <w:bCs w:val="0"/>
              <w:color w:val="0B0B0B"/>
              <w:sz w:val="20"/>
              <w:szCs w:val="20"/>
              <w:bdr w:val="single" w:sz="2" w:space="0" w:color="auto"/>
              <w:shd w:val="clear" w:color="auto" w:fill="FFFFFF"/>
            </w:rPr>
          </w:rPrChange>
        </w:rPr>
        <w:t>level</w:t>
      </w:r>
      <w:r>
        <w:rPr>
          <w:rFonts w:ascii="Times New Roman" w:hAnsi="Times New Roman" w:cs="Times New Roman"/>
          <w:b/>
          <w:bCs/>
          <w:color w:val="0B0B0B"/>
          <w:sz w:val="20"/>
          <w:szCs w:val="20"/>
          <w:shd w:val="clear" w:color="auto" w:fill="FFFFFF"/>
          <w:rPrChange w:id="829" w:author="Aarati AD" w:date="2023-04-06T10:12:00Z">
            <w:rPr>
              <w:rFonts w:ascii="Open Sans" w:hAnsi="Open Sans" w:cs="Open Sans"/>
              <w:b/>
              <w:bCs/>
              <w:color w:val="0B0B0B"/>
              <w:sz w:val="20"/>
              <w:szCs w:val="20"/>
              <w:shd w:val="clear" w:color="auto" w:fill="FFFFFF"/>
            </w:rPr>
          </w:rPrChange>
        </w:rPr>
        <w:t>. Order with the top spending customers listed first.</w:t>
      </w:r>
    </w:p>
    <w:p w14:paraId="67247F18"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30"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31" w:author="Aarati AD" w:date="2023-04-06T10:12:00Z">
            <w:rPr>
              <w:rFonts w:ascii="Consolas" w:eastAsia="Times New Roman" w:hAnsi="Consolas" w:cs="Times New Roman"/>
              <w:b/>
              <w:bCs/>
              <w:color w:val="0F2B3D"/>
              <w:sz w:val="24"/>
              <w:szCs w:val="24"/>
              <w:bdr w:val="single" w:sz="2" w:space="0" w:color="auto"/>
              <w:shd w:val="clear" w:color="auto" w:fill="F7F7F8"/>
            </w:rPr>
          </w:rPrChange>
        </w:rPr>
        <w:t xml:space="preserve">Select a.name,SUM (total_amt_usd), date_part ('year', o.occurred_at) date2, </w:t>
      </w:r>
    </w:p>
    <w:p w14:paraId="7E2C99AD"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32"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33" w:author="Aarati AD" w:date="2023-04-06T10:12:00Z">
            <w:rPr>
              <w:rFonts w:ascii="Consolas" w:eastAsia="Times New Roman" w:hAnsi="Consolas" w:cs="Times New Roman"/>
              <w:b/>
              <w:bCs/>
              <w:color w:val="0F2B3D"/>
              <w:sz w:val="24"/>
              <w:szCs w:val="24"/>
              <w:bdr w:val="single" w:sz="2" w:space="0" w:color="auto"/>
              <w:shd w:val="clear" w:color="auto" w:fill="F7F7F8"/>
            </w:rPr>
          </w:rPrChange>
        </w:rPr>
        <w:t xml:space="preserve">CASE   </w:t>
      </w:r>
    </w:p>
    <w:p w14:paraId="10107983"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34"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35" w:author="Aarati AD" w:date="2023-04-06T10:12:00Z">
            <w:rPr>
              <w:rFonts w:ascii="Consolas" w:eastAsia="Times New Roman" w:hAnsi="Consolas" w:cs="Times New Roman"/>
              <w:b/>
              <w:bCs/>
              <w:color w:val="0F2B3D"/>
              <w:sz w:val="24"/>
              <w:szCs w:val="24"/>
              <w:bdr w:val="single" w:sz="2" w:space="0" w:color="auto"/>
              <w:shd w:val="clear" w:color="auto" w:fill="F7F7F8"/>
            </w:rPr>
          </w:rPrChange>
        </w:rPr>
        <w:t>When SUM (total_amt_usd)  &gt; 200000 then 'top'</w:t>
      </w:r>
    </w:p>
    <w:p w14:paraId="63124D36"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36"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37" w:author="Aarati AD" w:date="2023-04-06T10:12:00Z">
            <w:rPr>
              <w:rFonts w:ascii="Consolas" w:eastAsia="Times New Roman" w:hAnsi="Consolas" w:cs="Times New Roman"/>
              <w:b/>
              <w:bCs/>
              <w:color w:val="0F2B3D"/>
              <w:sz w:val="24"/>
              <w:szCs w:val="24"/>
              <w:bdr w:val="single" w:sz="2" w:space="0" w:color="auto"/>
              <w:shd w:val="clear" w:color="auto" w:fill="F7F7F8"/>
            </w:rPr>
          </w:rPrChange>
        </w:rPr>
        <w:t>When SUM (total_amt_usd)  &gt; 100000 then 'middle'</w:t>
      </w:r>
    </w:p>
    <w:p w14:paraId="5028FA6A"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38"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39" w:author="Aarati AD" w:date="2023-04-06T10:12:00Z">
            <w:rPr>
              <w:rFonts w:ascii="Consolas" w:eastAsia="Times New Roman" w:hAnsi="Consolas" w:cs="Times New Roman"/>
              <w:b/>
              <w:bCs/>
              <w:color w:val="0F2B3D"/>
              <w:sz w:val="24"/>
              <w:szCs w:val="24"/>
              <w:bdr w:val="single" w:sz="2" w:space="0" w:color="auto"/>
              <w:shd w:val="clear" w:color="auto" w:fill="F7F7F8"/>
            </w:rPr>
          </w:rPrChange>
        </w:rPr>
        <w:t>Else  'low' END AS  level</w:t>
      </w:r>
    </w:p>
    <w:p w14:paraId="4F1BA0A1"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40"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41" w:author="Aarati AD" w:date="2023-04-06T10:12:00Z">
            <w:rPr>
              <w:rFonts w:ascii="Consolas" w:eastAsia="Times New Roman" w:hAnsi="Consolas" w:cs="Times New Roman"/>
              <w:b/>
              <w:bCs/>
              <w:color w:val="0F2B3D"/>
              <w:sz w:val="24"/>
              <w:szCs w:val="24"/>
              <w:bdr w:val="single" w:sz="2" w:space="0" w:color="auto"/>
              <w:shd w:val="clear" w:color="auto" w:fill="F7F7F8"/>
            </w:rPr>
          </w:rPrChange>
        </w:rPr>
        <w:t xml:space="preserve">From orders as o </w:t>
      </w:r>
    </w:p>
    <w:p w14:paraId="71EE1E72"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42"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43" w:author="Aarati AD" w:date="2023-04-06T10:12:00Z">
            <w:rPr>
              <w:rFonts w:ascii="Consolas" w:eastAsia="Times New Roman" w:hAnsi="Consolas" w:cs="Times New Roman"/>
              <w:b/>
              <w:bCs/>
              <w:color w:val="0F2B3D"/>
              <w:sz w:val="24"/>
              <w:szCs w:val="24"/>
              <w:bdr w:val="single" w:sz="2" w:space="0" w:color="auto"/>
              <w:shd w:val="clear" w:color="auto" w:fill="F7F7F8"/>
            </w:rPr>
          </w:rPrChange>
        </w:rPr>
        <w:t>Join  Accounts as a</w:t>
      </w:r>
    </w:p>
    <w:p w14:paraId="5712F313"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44"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45" w:author="Aarati AD" w:date="2023-04-06T10:12:00Z">
            <w:rPr>
              <w:rFonts w:ascii="Consolas" w:eastAsia="Times New Roman" w:hAnsi="Consolas" w:cs="Times New Roman"/>
              <w:b/>
              <w:bCs/>
              <w:color w:val="0F2B3D"/>
              <w:sz w:val="24"/>
              <w:szCs w:val="24"/>
              <w:bdr w:val="single" w:sz="2" w:space="0" w:color="auto"/>
              <w:shd w:val="clear" w:color="auto" w:fill="F7F7F8"/>
            </w:rPr>
          </w:rPrChange>
        </w:rPr>
        <w:t>On a.id = o.account_id</w:t>
      </w:r>
    </w:p>
    <w:p w14:paraId="0D03FCE4"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46"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47" w:author="Aarati AD" w:date="2023-04-06T10:12:00Z">
            <w:rPr>
              <w:rFonts w:ascii="Consolas" w:eastAsia="Times New Roman" w:hAnsi="Consolas" w:cs="Times New Roman"/>
              <w:b/>
              <w:bCs/>
              <w:color w:val="0F2B3D"/>
              <w:sz w:val="24"/>
              <w:szCs w:val="24"/>
              <w:bdr w:val="single" w:sz="2" w:space="0" w:color="auto"/>
              <w:shd w:val="clear" w:color="auto" w:fill="F7F7F8"/>
            </w:rPr>
          </w:rPrChange>
        </w:rPr>
        <w:t xml:space="preserve">Where  date_part ('year', o.occurred_at) = 2016 or date_part ('year' , o.occurred_at) = 2017 </w:t>
      </w:r>
    </w:p>
    <w:p w14:paraId="6D097A43"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48"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49" w:author="Aarati AD" w:date="2023-04-06T10:12:00Z">
            <w:rPr>
              <w:rFonts w:ascii="Consolas" w:eastAsia="Times New Roman" w:hAnsi="Consolas" w:cs="Times New Roman"/>
              <w:b/>
              <w:bCs/>
              <w:color w:val="0F2B3D"/>
              <w:sz w:val="24"/>
              <w:szCs w:val="24"/>
              <w:bdr w:val="single" w:sz="2" w:space="0" w:color="auto"/>
              <w:shd w:val="clear" w:color="auto" w:fill="F7F7F8"/>
            </w:rPr>
          </w:rPrChange>
        </w:rPr>
        <w:t>Group by (1,3)</w:t>
      </w:r>
    </w:p>
    <w:p w14:paraId="1FA44877" w14:textId="77777777" w:rsidR="00254258" w:rsidRPr="00254258" w:rsidRDefault="00304EF3">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50"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r>
        <w:rPr>
          <w:rFonts w:ascii="Times New Roman" w:eastAsia="Times New Roman" w:hAnsi="Times New Roman" w:cs="Times New Roman"/>
          <w:b/>
          <w:bCs/>
          <w:color w:val="0F2B3D"/>
          <w:sz w:val="24"/>
          <w:szCs w:val="24"/>
          <w:bdr w:val="single" w:sz="2" w:space="0" w:color="auto"/>
          <w:shd w:val="clear" w:color="auto" w:fill="F7F7F8"/>
          <w:rPrChange w:id="851" w:author="Aarati AD" w:date="2023-04-06T10:12:00Z">
            <w:rPr>
              <w:rFonts w:ascii="Consolas" w:eastAsia="Times New Roman" w:hAnsi="Consolas" w:cs="Times New Roman"/>
              <w:b/>
              <w:bCs/>
              <w:color w:val="0F2B3D"/>
              <w:sz w:val="24"/>
              <w:szCs w:val="24"/>
              <w:bdr w:val="single" w:sz="2" w:space="0" w:color="auto"/>
              <w:shd w:val="clear" w:color="auto" w:fill="F7F7F8"/>
            </w:rPr>
          </w:rPrChange>
        </w:rPr>
        <w:t>Order by 2 desc</w:t>
      </w:r>
    </w:p>
    <w:p w14:paraId="7C7CB4E6" w14:textId="77777777" w:rsidR="00254258" w:rsidRPr="00254258" w:rsidRDefault="00254258">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52"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p>
    <w:p w14:paraId="5734DA2F" w14:textId="77777777" w:rsidR="00254258" w:rsidRPr="00254258" w:rsidRDefault="00254258">
      <w:pPr>
        <w:spacing w:after="0" w:line="240" w:lineRule="auto"/>
        <w:rPr>
          <w:rFonts w:ascii="Times New Roman" w:eastAsia="Times New Roman" w:hAnsi="Times New Roman" w:cs="Times New Roman"/>
          <w:b/>
          <w:bCs/>
          <w:color w:val="0F2B3D"/>
          <w:sz w:val="24"/>
          <w:szCs w:val="24"/>
          <w:bdr w:val="single" w:sz="2" w:space="0" w:color="auto"/>
          <w:shd w:val="clear" w:color="auto" w:fill="F7F7F8"/>
          <w:rPrChange w:id="853" w:author="Aarati AD" w:date="2023-04-06T10:12:00Z">
            <w:rPr>
              <w:rFonts w:ascii="Consolas" w:eastAsia="Times New Roman" w:hAnsi="Consolas" w:cs="Times New Roman"/>
              <w:b/>
              <w:bCs/>
              <w:color w:val="0F2B3D"/>
              <w:sz w:val="24"/>
              <w:szCs w:val="24"/>
              <w:bdr w:val="single" w:sz="2" w:space="0" w:color="auto"/>
              <w:shd w:val="clear" w:color="auto" w:fill="F7F7F8"/>
            </w:rPr>
          </w:rPrChange>
        </w:rPr>
      </w:pPr>
    </w:p>
    <w:p w14:paraId="21A31604" w14:textId="77777777" w:rsidR="00254258" w:rsidRPr="00254258" w:rsidRDefault="00254258">
      <w:pPr>
        <w:rPr>
          <w:rFonts w:ascii="Times New Roman" w:hAnsi="Times New Roman" w:cs="Times New Roman"/>
          <w:b/>
          <w:bCs/>
          <w:color w:val="0B0B0B"/>
          <w:shd w:val="clear" w:color="auto" w:fill="FFFFFF"/>
          <w:rPrChange w:id="854" w:author="Aarati AD" w:date="2023-04-06T10:12:00Z">
            <w:rPr>
              <w:rFonts w:ascii="Open Sans" w:hAnsi="Open Sans" w:cs="Open Sans"/>
              <w:b/>
              <w:bCs/>
              <w:color w:val="0B0B0B"/>
              <w:shd w:val="clear" w:color="auto" w:fill="FFFFFF"/>
            </w:rPr>
          </w:rPrChange>
        </w:rPr>
      </w:pPr>
    </w:p>
    <w:p w14:paraId="0890623C" w14:textId="77777777" w:rsidR="00254258" w:rsidRPr="00254258" w:rsidRDefault="00254258">
      <w:pPr>
        <w:rPr>
          <w:rFonts w:ascii="Times New Roman" w:hAnsi="Times New Roman" w:cs="Times New Roman"/>
          <w:b/>
          <w:bCs/>
          <w:color w:val="0B0B0B"/>
          <w:shd w:val="clear" w:color="auto" w:fill="FFFFFF"/>
          <w:rPrChange w:id="855" w:author="Aarati AD" w:date="2023-04-06T10:12:00Z">
            <w:rPr>
              <w:rFonts w:ascii="Open Sans" w:hAnsi="Open Sans" w:cs="Open Sans"/>
              <w:b/>
              <w:bCs/>
              <w:color w:val="0B0B0B"/>
              <w:shd w:val="clear" w:color="auto" w:fill="FFFFFF"/>
            </w:rPr>
          </w:rPrChange>
        </w:rPr>
      </w:pPr>
    </w:p>
    <w:p w14:paraId="261555EA" w14:textId="77777777" w:rsidR="00254258" w:rsidRPr="00254258" w:rsidRDefault="00304EF3">
      <w:pPr>
        <w:rPr>
          <w:rFonts w:ascii="Times New Roman" w:hAnsi="Times New Roman" w:cs="Times New Roman"/>
          <w:b/>
          <w:bCs/>
          <w:color w:val="0B0B0B"/>
          <w:shd w:val="clear" w:color="auto" w:fill="FFFFFF"/>
          <w:rPrChange w:id="85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57" w:author="Aarati AD" w:date="2023-04-06T10:12:00Z">
            <w:rPr>
              <w:rFonts w:ascii="Open Sans" w:hAnsi="Open Sans" w:cs="Open Sans"/>
              <w:b/>
              <w:bCs/>
              <w:color w:val="0B0B0B"/>
              <w:shd w:val="clear" w:color="auto" w:fill="FFFFFF"/>
            </w:rPr>
          </w:rPrChange>
        </w:rPr>
        <w:t>Write a query to display for each order, the account ID, total amount of the order, and the level of the order - ‘Large’ or ’Small’ - depending on if the order is $3000 or more, or smaller than $3000?</w:t>
      </w:r>
    </w:p>
    <w:p w14:paraId="1B8DBBBD" w14:textId="77777777" w:rsidR="00254258" w:rsidRPr="00254258" w:rsidRDefault="00254258">
      <w:pPr>
        <w:rPr>
          <w:rFonts w:ascii="Times New Roman" w:hAnsi="Times New Roman" w:cs="Times New Roman"/>
          <w:b/>
          <w:bCs/>
          <w:color w:val="0B0B0B"/>
          <w:shd w:val="clear" w:color="auto" w:fill="FFFFFF"/>
          <w:rPrChange w:id="858" w:author="Aarati AD" w:date="2023-04-06T10:12:00Z">
            <w:rPr>
              <w:rFonts w:ascii="Open Sans" w:hAnsi="Open Sans" w:cs="Open Sans"/>
              <w:b/>
              <w:bCs/>
              <w:color w:val="0B0B0B"/>
              <w:shd w:val="clear" w:color="auto" w:fill="FFFFFF"/>
            </w:rPr>
          </w:rPrChange>
        </w:rPr>
      </w:pPr>
    </w:p>
    <w:tbl>
      <w:tblPr>
        <w:tblStyle w:val="TableGrid"/>
        <w:tblW w:w="0" w:type="auto"/>
        <w:tblLook w:val="04A0" w:firstRow="1" w:lastRow="0" w:firstColumn="1" w:lastColumn="0" w:noHBand="0" w:noVBand="1"/>
      </w:tblPr>
      <w:tblGrid>
        <w:gridCol w:w="9350"/>
      </w:tblGrid>
      <w:tr w:rsidR="00254258" w14:paraId="01CFA2BE" w14:textId="77777777">
        <w:tc>
          <w:tcPr>
            <w:tcW w:w="9350" w:type="dxa"/>
            <w:shd w:val="clear" w:color="auto" w:fill="E7E6E6" w:themeFill="background2"/>
          </w:tcPr>
          <w:p w14:paraId="27681150" w14:textId="77777777" w:rsidR="00254258" w:rsidRPr="00254258" w:rsidRDefault="00304EF3">
            <w:pPr>
              <w:rPr>
                <w:rFonts w:ascii="Times New Roman" w:hAnsi="Times New Roman" w:cs="Times New Roman"/>
                <w:color w:val="0B0B0B"/>
                <w:shd w:val="clear" w:color="auto" w:fill="FFFFFF"/>
                <w:rPrChange w:id="85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60" w:author="Aarati AD" w:date="2023-04-06T10:12:00Z">
                  <w:rPr>
                    <w:rFonts w:ascii="Open Sans" w:hAnsi="Open Sans" w:cs="Open Sans"/>
                    <w:color w:val="0B0B0B"/>
                    <w:shd w:val="clear" w:color="auto" w:fill="FFFFFF"/>
                  </w:rPr>
                </w:rPrChange>
              </w:rPr>
              <w:t xml:space="preserve">Select account_id , </w:t>
            </w:r>
          </w:p>
          <w:p w14:paraId="5E6CE0C2" w14:textId="77777777" w:rsidR="00254258" w:rsidRPr="00254258" w:rsidRDefault="00304EF3">
            <w:pPr>
              <w:rPr>
                <w:rFonts w:ascii="Times New Roman" w:hAnsi="Times New Roman" w:cs="Times New Roman"/>
                <w:color w:val="0B0B0B"/>
                <w:shd w:val="clear" w:color="auto" w:fill="FFFFFF"/>
                <w:rPrChange w:id="86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62" w:author="Aarati AD" w:date="2023-04-06T10:12:00Z">
                  <w:rPr>
                    <w:rFonts w:ascii="Open Sans" w:hAnsi="Open Sans" w:cs="Open Sans"/>
                    <w:color w:val="0B0B0B"/>
                    <w:shd w:val="clear" w:color="auto" w:fill="FFFFFF"/>
                  </w:rPr>
                </w:rPrChange>
              </w:rPr>
              <w:t xml:space="preserve">            Total_amt_usd,</w:t>
            </w:r>
          </w:p>
          <w:p w14:paraId="11F7633F" w14:textId="77777777" w:rsidR="00254258" w:rsidRPr="00254258" w:rsidRDefault="00304EF3">
            <w:pPr>
              <w:rPr>
                <w:rFonts w:ascii="Times New Roman" w:hAnsi="Times New Roman" w:cs="Times New Roman"/>
                <w:color w:val="0B0B0B"/>
                <w:shd w:val="clear" w:color="auto" w:fill="FFFFFF"/>
                <w:rPrChange w:id="86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64" w:author="Aarati AD" w:date="2023-04-06T10:12:00Z">
                  <w:rPr>
                    <w:rFonts w:ascii="Open Sans" w:hAnsi="Open Sans" w:cs="Open Sans"/>
                    <w:color w:val="0B0B0B"/>
                    <w:shd w:val="clear" w:color="auto" w:fill="FFFFFF"/>
                  </w:rPr>
                </w:rPrChange>
              </w:rPr>
              <w:t xml:space="preserve">           CASE  when Total_amt_usd &gt; 3000 Then “Large”</w:t>
            </w:r>
          </w:p>
          <w:p w14:paraId="5AA72986" w14:textId="77777777" w:rsidR="00254258" w:rsidRPr="00254258" w:rsidRDefault="00304EF3">
            <w:pPr>
              <w:rPr>
                <w:rFonts w:ascii="Times New Roman" w:hAnsi="Times New Roman" w:cs="Times New Roman"/>
                <w:color w:val="0B0B0B"/>
                <w:shd w:val="clear" w:color="auto" w:fill="FFFFFF"/>
                <w:rPrChange w:id="86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66" w:author="Aarati AD" w:date="2023-04-06T10:12:00Z">
                  <w:rPr>
                    <w:rFonts w:ascii="Open Sans" w:hAnsi="Open Sans" w:cs="Open Sans"/>
                    <w:color w:val="0B0B0B"/>
                    <w:shd w:val="clear" w:color="auto" w:fill="FFFFFF"/>
                  </w:rPr>
                </w:rPrChange>
              </w:rPr>
              <w:t xml:space="preserve">           ELSE “Smaller” end as level </w:t>
            </w:r>
          </w:p>
          <w:p w14:paraId="59F0D803" w14:textId="77777777" w:rsidR="00254258" w:rsidRPr="00254258" w:rsidRDefault="00304EF3">
            <w:pPr>
              <w:rPr>
                <w:rFonts w:ascii="Times New Roman" w:hAnsi="Times New Roman" w:cs="Times New Roman"/>
                <w:color w:val="0B0B0B"/>
                <w:shd w:val="clear" w:color="auto" w:fill="FFFFFF"/>
                <w:rPrChange w:id="86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68" w:author="Aarati AD" w:date="2023-04-06T10:12:00Z">
                  <w:rPr>
                    <w:rFonts w:ascii="Open Sans" w:hAnsi="Open Sans" w:cs="Open Sans"/>
                    <w:color w:val="0B0B0B"/>
                    <w:shd w:val="clear" w:color="auto" w:fill="FFFFFF"/>
                  </w:rPr>
                </w:rPrChange>
              </w:rPr>
              <w:t xml:space="preserve">From orders </w:t>
            </w:r>
          </w:p>
          <w:p w14:paraId="079BDF3C" w14:textId="77777777" w:rsidR="00254258" w:rsidRPr="00254258" w:rsidRDefault="00254258">
            <w:pPr>
              <w:rPr>
                <w:rFonts w:ascii="Times New Roman" w:hAnsi="Times New Roman" w:cs="Times New Roman"/>
                <w:b/>
                <w:bCs/>
                <w:color w:val="0B0B0B"/>
                <w:shd w:val="clear" w:color="auto" w:fill="FFFFFF"/>
                <w:rPrChange w:id="869" w:author="Aarati AD" w:date="2023-04-06T10:12:00Z">
                  <w:rPr>
                    <w:rFonts w:ascii="Open Sans" w:hAnsi="Open Sans" w:cs="Open Sans"/>
                    <w:b/>
                    <w:bCs/>
                    <w:color w:val="0B0B0B"/>
                    <w:shd w:val="clear" w:color="auto" w:fill="FFFFFF"/>
                  </w:rPr>
                </w:rPrChange>
              </w:rPr>
            </w:pPr>
          </w:p>
        </w:tc>
      </w:tr>
    </w:tbl>
    <w:p w14:paraId="15A3115E" w14:textId="77777777" w:rsidR="00254258" w:rsidRPr="00254258" w:rsidRDefault="00254258">
      <w:pPr>
        <w:rPr>
          <w:rFonts w:ascii="Times New Roman" w:hAnsi="Times New Roman" w:cs="Times New Roman"/>
          <w:b/>
          <w:bCs/>
          <w:color w:val="0B0B0B"/>
          <w:shd w:val="clear" w:color="auto" w:fill="FFFFFF"/>
          <w:rPrChange w:id="870" w:author="Aarati AD" w:date="2023-04-06T10:12:00Z">
            <w:rPr>
              <w:rFonts w:ascii="Open Sans" w:hAnsi="Open Sans" w:cs="Open Sans"/>
              <w:b/>
              <w:bCs/>
              <w:color w:val="0B0B0B"/>
              <w:shd w:val="clear" w:color="auto" w:fill="FFFFFF"/>
            </w:rPr>
          </w:rPrChange>
        </w:rPr>
      </w:pPr>
    </w:p>
    <w:p w14:paraId="2BDDFB6C" w14:textId="77777777" w:rsidR="00254258" w:rsidRPr="00254258" w:rsidRDefault="00304EF3">
      <w:pPr>
        <w:rPr>
          <w:rFonts w:ascii="Times New Roman" w:hAnsi="Times New Roman" w:cs="Times New Roman"/>
          <w:b/>
          <w:bCs/>
          <w:color w:val="0B0B0B"/>
          <w:shd w:val="clear" w:color="auto" w:fill="FFFFFF"/>
          <w:rPrChange w:id="87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72" w:author="Aarati AD" w:date="2023-04-06T10:12:00Z">
            <w:rPr>
              <w:rFonts w:ascii="Open Sans" w:hAnsi="Open Sans" w:cs="Open Sans"/>
              <w:b/>
              <w:bCs/>
              <w:color w:val="0B0B0B"/>
              <w:shd w:val="clear" w:color="auto" w:fill="FFFFFF"/>
            </w:rPr>
          </w:rPrChange>
        </w:rPr>
        <w:t>We would like to identify top performing sales reps, which are sales reps associated with more than 200 orders. Create a table with the sales rep name, the total number of orders, and a column with top or not depending on if they have more than 200 orders. Place the top sales people first in your final table.</w:t>
      </w:r>
    </w:p>
    <w:p w14:paraId="7E033885" w14:textId="77777777" w:rsidR="00254258" w:rsidRPr="00254258" w:rsidRDefault="00304EF3">
      <w:pPr>
        <w:rPr>
          <w:rFonts w:ascii="Times New Roman" w:hAnsi="Times New Roman" w:cs="Times New Roman"/>
          <w:b/>
          <w:bCs/>
          <w:color w:val="0B0B0B"/>
          <w:shd w:val="clear" w:color="auto" w:fill="FFFFFF"/>
          <w:rPrChange w:id="87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74" w:author="Aarati AD" w:date="2023-04-06T10:12:00Z">
            <w:rPr>
              <w:rFonts w:ascii="Open Sans" w:hAnsi="Open Sans" w:cs="Open Sans"/>
              <w:b/>
              <w:bCs/>
              <w:color w:val="0B0B0B"/>
              <w:shd w:val="clear" w:color="auto" w:fill="FFFFFF"/>
            </w:rPr>
          </w:rPrChange>
        </w:rPr>
        <w:t xml:space="preserve">Select s.name, count(*)   </w:t>
      </w:r>
    </w:p>
    <w:p w14:paraId="5C9C41CC" w14:textId="77777777" w:rsidR="00254258" w:rsidRPr="00254258" w:rsidRDefault="00304EF3">
      <w:pPr>
        <w:rPr>
          <w:rFonts w:ascii="Times New Roman" w:hAnsi="Times New Roman" w:cs="Times New Roman"/>
          <w:b/>
          <w:bCs/>
          <w:color w:val="0B0B0B"/>
          <w:shd w:val="clear" w:color="auto" w:fill="FFFFFF"/>
          <w:rPrChange w:id="87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76" w:author="Aarati AD" w:date="2023-04-06T10:12:00Z">
            <w:rPr>
              <w:rFonts w:ascii="Open Sans" w:hAnsi="Open Sans" w:cs="Open Sans"/>
              <w:b/>
              <w:bCs/>
              <w:color w:val="0B0B0B"/>
              <w:shd w:val="clear" w:color="auto" w:fill="FFFFFF"/>
            </w:rPr>
          </w:rPrChange>
        </w:rPr>
        <w:t xml:space="preserve">CASE </w:t>
      </w:r>
    </w:p>
    <w:p w14:paraId="71951622" w14:textId="77777777" w:rsidR="00254258" w:rsidRPr="00254258" w:rsidRDefault="00304EF3">
      <w:pPr>
        <w:rPr>
          <w:rFonts w:ascii="Times New Roman" w:hAnsi="Times New Roman" w:cs="Times New Roman"/>
          <w:b/>
          <w:bCs/>
          <w:color w:val="0B0B0B"/>
          <w:shd w:val="clear" w:color="auto" w:fill="FFFFFF"/>
          <w:rPrChange w:id="87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78" w:author="Aarati AD" w:date="2023-04-06T10:12:00Z">
            <w:rPr>
              <w:rFonts w:ascii="Open Sans" w:hAnsi="Open Sans" w:cs="Open Sans"/>
              <w:b/>
              <w:bCs/>
              <w:color w:val="0B0B0B"/>
              <w:shd w:val="clear" w:color="auto" w:fill="FFFFFF"/>
            </w:rPr>
          </w:rPrChange>
        </w:rPr>
        <w:t xml:space="preserve">      When   count(*) &gt;200 then  top</w:t>
      </w:r>
    </w:p>
    <w:p w14:paraId="7F7F0D2F" w14:textId="77777777" w:rsidR="00254258" w:rsidRPr="00254258" w:rsidRDefault="00304EF3">
      <w:pPr>
        <w:rPr>
          <w:rFonts w:ascii="Times New Roman" w:hAnsi="Times New Roman" w:cs="Times New Roman"/>
          <w:b/>
          <w:bCs/>
          <w:color w:val="0B0B0B"/>
          <w:shd w:val="clear" w:color="auto" w:fill="FFFFFF"/>
          <w:rPrChange w:id="87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80" w:author="Aarati AD" w:date="2023-04-06T10:12:00Z">
            <w:rPr>
              <w:rFonts w:ascii="Open Sans" w:hAnsi="Open Sans" w:cs="Open Sans"/>
              <w:b/>
              <w:bCs/>
              <w:color w:val="0B0B0B"/>
              <w:shd w:val="clear" w:color="auto" w:fill="FFFFFF"/>
            </w:rPr>
          </w:rPrChange>
        </w:rPr>
        <w:t xml:space="preserve">     Else ‘ not’ End as level</w:t>
      </w:r>
    </w:p>
    <w:p w14:paraId="4829C793" w14:textId="77777777" w:rsidR="00254258" w:rsidRPr="00254258" w:rsidRDefault="00304EF3">
      <w:pPr>
        <w:rPr>
          <w:rFonts w:ascii="Times New Roman" w:hAnsi="Times New Roman" w:cs="Times New Roman"/>
          <w:b/>
          <w:bCs/>
          <w:color w:val="0B0B0B"/>
          <w:shd w:val="clear" w:color="auto" w:fill="FFFFFF"/>
          <w:rPrChange w:id="88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82" w:author="Aarati AD" w:date="2023-04-06T10:12:00Z">
            <w:rPr>
              <w:rFonts w:ascii="Open Sans" w:hAnsi="Open Sans" w:cs="Open Sans"/>
              <w:b/>
              <w:bCs/>
              <w:color w:val="0B0B0B"/>
              <w:shd w:val="clear" w:color="auto" w:fill="FFFFFF"/>
            </w:rPr>
          </w:rPrChange>
        </w:rPr>
        <w:t>From orders o</w:t>
      </w:r>
    </w:p>
    <w:p w14:paraId="05DA23DA" w14:textId="77777777" w:rsidR="00254258" w:rsidRPr="00254258" w:rsidRDefault="00304EF3">
      <w:pPr>
        <w:rPr>
          <w:rFonts w:ascii="Times New Roman" w:hAnsi="Times New Roman" w:cs="Times New Roman"/>
          <w:b/>
          <w:bCs/>
          <w:color w:val="0B0B0B"/>
          <w:shd w:val="clear" w:color="auto" w:fill="FFFFFF"/>
          <w:rPrChange w:id="88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84" w:author="Aarati AD" w:date="2023-04-06T10:12:00Z">
            <w:rPr>
              <w:rFonts w:ascii="Open Sans" w:hAnsi="Open Sans" w:cs="Open Sans"/>
              <w:b/>
              <w:bCs/>
              <w:color w:val="0B0B0B"/>
              <w:shd w:val="clear" w:color="auto" w:fill="FFFFFF"/>
            </w:rPr>
          </w:rPrChange>
        </w:rPr>
        <w:t>Join accounts a</w:t>
      </w:r>
    </w:p>
    <w:p w14:paraId="1C9E26AF" w14:textId="77777777" w:rsidR="00254258" w:rsidRPr="00254258" w:rsidRDefault="00304EF3">
      <w:pPr>
        <w:rPr>
          <w:rFonts w:ascii="Times New Roman" w:hAnsi="Times New Roman" w:cs="Times New Roman"/>
          <w:b/>
          <w:bCs/>
          <w:color w:val="0B0B0B"/>
          <w:shd w:val="clear" w:color="auto" w:fill="FFFFFF"/>
          <w:rPrChange w:id="88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886" w:author="Aarati AD" w:date="2023-04-06T10:12:00Z">
            <w:rPr>
              <w:rFonts w:ascii="Open Sans" w:hAnsi="Open Sans" w:cs="Open Sans"/>
              <w:b/>
              <w:bCs/>
              <w:color w:val="0B0B0B"/>
              <w:shd w:val="clear" w:color="auto" w:fill="FFFFFF"/>
            </w:rPr>
          </w:rPrChange>
        </w:rPr>
        <w:t>On a.id = o.account_id</w:t>
      </w:r>
    </w:p>
    <w:p w14:paraId="7A3EBBCC" w14:textId="77777777" w:rsidR="00254258" w:rsidRPr="00254258" w:rsidRDefault="00304EF3">
      <w:pPr>
        <w:rPr>
          <w:rFonts w:ascii="Times New Roman" w:hAnsi="Times New Roman" w:cs="Times New Roman"/>
          <w:color w:val="0B0B0B"/>
          <w:shd w:val="clear" w:color="auto" w:fill="FFFFFF"/>
          <w:rPrChange w:id="88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88" w:author="Aarati AD" w:date="2023-04-06T10:12:00Z">
            <w:rPr>
              <w:rFonts w:ascii="Open Sans" w:hAnsi="Open Sans" w:cs="Open Sans"/>
              <w:color w:val="0B0B0B"/>
              <w:shd w:val="clear" w:color="auto" w:fill="FFFFFF"/>
            </w:rPr>
          </w:rPrChange>
        </w:rPr>
        <w:t>Join sales_Reps s</w:t>
      </w:r>
    </w:p>
    <w:p w14:paraId="53B7721A" w14:textId="77777777" w:rsidR="00254258" w:rsidRPr="00254258" w:rsidRDefault="00304EF3">
      <w:pPr>
        <w:rPr>
          <w:rFonts w:ascii="Times New Roman" w:hAnsi="Times New Roman" w:cs="Times New Roman"/>
          <w:color w:val="0B0B0B"/>
          <w:shd w:val="clear" w:color="auto" w:fill="FFFFFF"/>
          <w:rPrChange w:id="88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90" w:author="Aarati AD" w:date="2023-04-06T10:12:00Z">
            <w:rPr>
              <w:rFonts w:ascii="Open Sans" w:hAnsi="Open Sans" w:cs="Open Sans"/>
              <w:color w:val="0B0B0B"/>
              <w:shd w:val="clear" w:color="auto" w:fill="FFFFFF"/>
            </w:rPr>
          </w:rPrChange>
        </w:rPr>
        <w:t>On s.id = a .sales_reps_id</w:t>
      </w:r>
    </w:p>
    <w:p w14:paraId="3FA125FD" w14:textId="77777777" w:rsidR="00254258" w:rsidRPr="00254258" w:rsidRDefault="00304EF3">
      <w:pPr>
        <w:rPr>
          <w:rFonts w:ascii="Times New Roman" w:hAnsi="Times New Roman" w:cs="Times New Roman"/>
          <w:color w:val="0B0B0B"/>
          <w:shd w:val="clear" w:color="auto" w:fill="FFFFFF"/>
          <w:rPrChange w:id="89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92" w:author="Aarati AD" w:date="2023-04-06T10:12:00Z">
            <w:rPr>
              <w:rFonts w:ascii="Open Sans" w:hAnsi="Open Sans" w:cs="Open Sans"/>
              <w:color w:val="0B0B0B"/>
              <w:shd w:val="clear" w:color="auto" w:fill="FFFFFF"/>
            </w:rPr>
          </w:rPrChange>
        </w:rPr>
        <w:t>Group by  1</w:t>
      </w:r>
    </w:p>
    <w:p w14:paraId="243B2CE2" w14:textId="77777777" w:rsidR="00254258" w:rsidRPr="00254258" w:rsidRDefault="00304EF3">
      <w:pPr>
        <w:rPr>
          <w:rFonts w:ascii="Times New Roman" w:hAnsi="Times New Roman" w:cs="Times New Roman"/>
          <w:color w:val="0B0B0B"/>
          <w:shd w:val="clear" w:color="auto" w:fill="FFFFFF"/>
          <w:rPrChange w:id="89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894" w:author="Aarati AD" w:date="2023-04-06T10:12:00Z">
            <w:rPr>
              <w:rFonts w:ascii="Open Sans" w:hAnsi="Open Sans" w:cs="Open Sans"/>
              <w:color w:val="0B0B0B"/>
              <w:shd w:val="clear" w:color="auto" w:fill="FFFFFF"/>
            </w:rPr>
          </w:rPrChange>
        </w:rPr>
        <w:t xml:space="preserve">Order by 2 desc </w:t>
      </w:r>
    </w:p>
    <w:p w14:paraId="0D35A901" w14:textId="77777777" w:rsidR="00254258" w:rsidRPr="00254258" w:rsidRDefault="00254258">
      <w:pPr>
        <w:rPr>
          <w:rFonts w:ascii="Times New Roman" w:hAnsi="Times New Roman" w:cs="Times New Roman"/>
          <w:b/>
          <w:bCs/>
          <w:color w:val="0B0B0B"/>
          <w:shd w:val="clear" w:color="auto" w:fill="FFFFFF"/>
          <w:rPrChange w:id="895" w:author="Aarati AD" w:date="2023-04-06T10:12:00Z">
            <w:rPr>
              <w:rFonts w:ascii="Open Sans" w:hAnsi="Open Sans" w:cs="Open Sans"/>
              <w:b/>
              <w:bCs/>
              <w:color w:val="0B0B0B"/>
              <w:shd w:val="clear" w:color="auto" w:fill="FFFFFF"/>
            </w:rPr>
          </w:rPrChange>
        </w:rPr>
      </w:pPr>
    </w:p>
    <w:p w14:paraId="5EA1491A" w14:textId="77777777" w:rsidR="00254258" w:rsidRPr="00254258" w:rsidRDefault="00304EF3">
      <w:pPr>
        <w:rPr>
          <w:rFonts w:ascii="Times New Roman" w:hAnsi="Times New Roman" w:cs="Times New Roman"/>
          <w:color w:val="333333"/>
          <w:sz w:val="21"/>
          <w:szCs w:val="21"/>
          <w:shd w:val="clear" w:color="auto" w:fill="FFFFFF"/>
          <w:rPrChange w:id="896" w:author="Aarati AD" w:date="2023-04-06T10:12:00Z">
            <w:rPr>
              <w:rFonts w:ascii="Roboto" w:hAnsi="Roboto"/>
              <w:color w:val="333333"/>
              <w:sz w:val="21"/>
              <w:szCs w:val="21"/>
              <w:shd w:val="clear" w:color="auto" w:fill="FFFFFF"/>
            </w:rPr>
          </w:rPrChange>
        </w:rPr>
      </w:pPr>
      <w:r>
        <w:rPr>
          <w:rFonts w:ascii="Times New Roman" w:hAnsi="Times New Roman" w:cs="Times New Roman"/>
          <w:b/>
          <w:bCs/>
          <w:color w:val="0B0B0B"/>
          <w:shd w:val="clear" w:color="auto" w:fill="FFFFFF"/>
          <w:rPrChange w:id="897" w:author="Aarati AD" w:date="2023-04-06T10:12:00Z">
            <w:rPr>
              <w:rFonts w:ascii="Open Sans" w:hAnsi="Open Sans" w:cs="Open Sans"/>
              <w:b/>
              <w:bCs/>
              <w:color w:val="0B0B0B"/>
              <w:shd w:val="clear" w:color="auto" w:fill="FFFFFF"/>
            </w:rPr>
          </w:rPrChange>
        </w:rPr>
        <w:t xml:space="preserve">NOTE : the order for placing joins of different table is </w:t>
      </w:r>
      <w:r>
        <w:rPr>
          <w:rFonts w:ascii="Times New Roman" w:hAnsi="Times New Roman" w:cs="Times New Roman"/>
          <w:color w:val="333333"/>
          <w:sz w:val="21"/>
          <w:szCs w:val="21"/>
          <w:shd w:val="clear" w:color="auto" w:fill="FFFFFF"/>
          <w:rPrChange w:id="898" w:author="Aarati AD" w:date="2023-04-06T10:12:00Z">
            <w:rPr>
              <w:rFonts w:ascii="Roboto" w:hAnsi="Roboto"/>
              <w:color w:val="333333"/>
              <w:sz w:val="21"/>
              <w:szCs w:val="21"/>
              <w:shd w:val="clear" w:color="auto" w:fill="FFFFFF"/>
            </w:rPr>
          </w:rPrChange>
        </w:rPr>
        <w:t>commutative.  Unless it is a inner full join</w:t>
      </w:r>
    </w:p>
    <w:p w14:paraId="6C7E5E0F" w14:textId="77777777" w:rsidR="00254258" w:rsidRPr="00254258" w:rsidRDefault="00304EF3">
      <w:pPr>
        <w:rPr>
          <w:rFonts w:ascii="Times New Roman" w:hAnsi="Times New Roman" w:cs="Times New Roman"/>
          <w:b/>
          <w:bCs/>
          <w:color w:val="0B0B0B"/>
          <w:shd w:val="clear" w:color="auto" w:fill="FFFFFF"/>
          <w:rPrChange w:id="899" w:author="Aarati AD" w:date="2023-04-06T10:12:00Z">
            <w:rPr>
              <w:rFonts w:ascii="Open Sans" w:hAnsi="Open Sans" w:cs="Open Sans"/>
              <w:b/>
              <w:bCs/>
              <w:color w:val="0B0B0B"/>
              <w:shd w:val="clear" w:color="auto" w:fill="FFFFFF"/>
            </w:rPr>
          </w:rPrChange>
        </w:rPr>
      </w:pPr>
      <w:r>
        <w:rPr>
          <w:rFonts w:ascii="Times New Roman" w:hAnsi="Times New Roman" w:cs="Times New Roman"/>
          <w:color w:val="0B0B0B"/>
          <w:shd w:val="clear" w:color="auto" w:fill="FFFFFF"/>
          <w:rPrChange w:id="900" w:author="Aarati AD" w:date="2023-04-06T10:12:00Z">
            <w:rPr>
              <w:rFonts w:ascii="Open Sans" w:hAnsi="Open Sans" w:cs="Open Sans"/>
              <w:color w:val="0B0B0B"/>
              <w:shd w:val="clear" w:color="auto" w:fill="FFFFFF"/>
            </w:rPr>
          </w:rPrChange>
        </w:rPr>
        <w:t>The previous didn't account for the middle, nor the dollar amount associated with the sales. Management decides they want to see these characteristics represented as well. We would like to identify top performing </w:t>
      </w:r>
      <w:r>
        <w:rPr>
          <w:rStyle w:val="Strong"/>
          <w:rFonts w:ascii="Times New Roman" w:hAnsi="Times New Roman" w:cs="Times New Roman"/>
          <w:color w:val="0B0B0B"/>
          <w:bdr w:val="single" w:sz="2" w:space="0" w:color="auto"/>
          <w:shd w:val="clear" w:color="auto" w:fill="FFFFFF"/>
          <w:rPrChange w:id="901" w:author="Aarati AD" w:date="2023-04-06T10:12:00Z">
            <w:rPr>
              <w:rStyle w:val="Strong"/>
              <w:rFonts w:ascii="Open Sans" w:hAnsi="Open Sans" w:cs="Open Sans"/>
              <w:color w:val="0B0B0B"/>
              <w:bdr w:val="single" w:sz="2" w:space="0" w:color="auto"/>
              <w:shd w:val="clear" w:color="auto" w:fill="FFFFFF"/>
            </w:rPr>
          </w:rPrChange>
        </w:rPr>
        <w:t>sales reps</w:t>
      </w:r>
      <w:r>
        <w:rPr>
          <w:rFonts w:ascii="Times New Roman" w:hAnsi="Times New Roman" w:cs="Times New Roman"/>
          <w:color w:val="0B0B0B"/>
          <w:shd w:val="clear" w:color="auto" w:fill="FFFFFF"/>
          <w:rPrChange w:id="902" w:author="Aarati AD" w:date="2023-04-06T10:12:00Z">
            <w:rPr>
              <w:rFonts w:ascii="Open Sans" w:hAnsi="Open Sans" w:cs="Open Sans"/>
              <w:color w:val="0B0B0B"/>
              <w:shd w:val="clear" w:color="auto" w:fill="FFFFFF"/>
            </w:rPr>
          </w:rPrChange>
        </w:rPr>
        <w:t>, which are sales reps associated with more than </w:t>
      </w:r>
      <w:r>
        <w:rPr>
          <w:rStyle w:val="HTMLCode"/>
          <w:rFonts w:ascii="Times New Roman" w:eastAsiaTheme="minorHAnsi" w:hAnsi="Times New Roman" w:cs="Times New Roman"/>
          <w:sz w:val="24"/>
          <w:szCs w:val="24"/>
          <w:bdr w:val="single" w:sz="2" w:space="0" w:color="auto"/>
          <w:rPrChange w:id="903" w:author="Aarati AD" w:date="2023-04-06T10:12:00Z">
            <w:rPr>
              <w:rStyle w:val="HTMLCode"/>
              <w:rFonts w:ascii="var(--chakra-fonts-mono)" w:eastAsiaTheme="minorHAnsi" w:hAnsi="var(--chakra-fonts-mono)"/>
              <w:sz w:val="24"/>
              <w:szCs w:val="24"/>
              <w:bdr w:val="single" w:sz="2" w:space="0" w:color="auto"/>
            </w:rPr>
          </w:rPrChange>
        </w:rPr>
        <w:t>200</w:t>
      </w:r>
      <w:r>
        <w:rPr>
          <w:rFonts w:ascii="Times New Roman" w:hAnsi="Times New Roman" w:cs="Times New Roman"/>
          <w:color w:val="0B0B0B"/>
          <w:shd w:val="clear" w:color="auto" w:fill="FFFFFF"/>
          <w:rPrChange w:id="904" w:author="Aarati AD" w:date="2023-04-06T10:12:00Z">
            <w:rPr>
              <w:rFonts w:ascii="Open Sans" w:hAnsi="Open Sans" w:cs="Open Sans"/>
              <w:color w:val="0B0B0B"/>
              <w:shd w:val="clear" w:color="auto" w:fill="FFFFFF"/>
            </w:rPr>
          </w:rPrChange>
        </w:rPr>
        <w:t> orders or more than </w:t>
      </w:r>
      <w:r>
        <w:rPr>
          <w:rStyle w:val="HTMLCode"/>
          <w:rFonts w:ascii="Times New Roman" w:eastAsiaTheme="minorHAnsi" w:hAnsi="Times New Roman" w:cs="Times New Roman"/>
          <w:sz w:val="24"/>
          <w:szCs w:val="24"/>
          <w:bdr w:val="single" w:sz="2" w:space="0" w:color="auto"/>
          <w:rPrChange w:id="905" w:author="Aarati AD" w:date="2023-04-06T10:12:00Z">
            <w:rPr>
              <w:rStyle w:val="HTMLCode"/>
              <w:rFonts w:ascii="var(--chakra-fonts-mono)" w:eastAsiaTheme="minorHAnsi" w:hAnsi="var(--chakra-fonts-mono)"/>
              <w:sz w:val="24"/>
              <w:szCs w:val="24"/>
              <w:bdr w:val="single" w:sz="2" w:space="0" w:color="auto"/>
            </w:rPr>
          </w:rPrChange>
        </w:rPr>
        <w:t>750000</w:t>
      </w:r>
      <w:r>
        <w:rPr>
          <w:rFonts w:ascii="Times New Roman" w:hAnsi="Times New Roman" w:cs="Times New Roman"/>
          <w:color w:val="0B0B0B"/>
          <w:shd w:val="clear" w:color="auto" w:fill="FFFFFF"/>
          <w:rPrChange w:id="906" w:author="Aarati AD" w:date="2023-04-06T10:12:00Z">
            <w:rPr>
              <w:rFonts w:ascii="Open Sans" w:hAnsi="Open Sans" w:cs="Open Sans"/>
              <w:color w:val="0B0B0B"/>
              <w:shd w:val="clear" w:color="auto" w:fill="FFFFFF"/>
            </w:rPr>
          </w:rPrChange>
        </w:rPr>
        <w:t> in total sales. The </w:t>
      </w:r>
      <w:r>
        <w:rPr>
          <w:rStyle w:val="HTMLCode"/>
          <w:rFonts w:ascii="Times New Roman" w:eastAsiaTheme="minorHAnsi" w:hAnsi="Times New Roman" w:cs="Times New Roman"/>
          <w:sz w:val="24"/>
          <w:szCs w:val="24"/>
          <w:bdr w:val="single" w:sz="2" w:space="0" w:color="auto"/>
          <w:rPrChange w:id="907" w:author="Aarati AD" w:date="2023-04-06T10:12:00Z">
            <w:rPr>
              <w:rStyle w:val="HTMLCode"/>
              <w:rFonts w:ascii="var(--chakra-fonts-mono)" w:eastAsiaTheme="minorHAnsi" w:hAnsi="var(--chakra-fonts-mono)"/>
              <w:sz w:val="24"/>
              <w:szCs w:val="24"/>
              <w:bdr w:val="single" w:sz="2" w:space="0" w:color="auto"/>
            </w:rPr>
          </w:rPrChange>
        </w:rPr>
        <w:t>middle</w:t>
      </w:r>
      <w:r>
        <w:rPr>
          <w:rFonts w:ascii="Times New Roman" w:hAnsi="Times New Roman" w:cs="Times New Roman"/>
          <w:color w:val="0B0B0B"/>
          <w:shd w:val="clear" w:color="auto" w:fill="FFFFFF"/>
          <w:rPrChange w:id="908" w:author="Aarati AD" w:date="2023-04-06T10:12:00Z">
            <w:rPr>
              <w:rFonts w:ascii="Open Sans" w:hAnsi="Open Sans" w:cs="Open Sans"/>
              <w:color w:val="0B0B0B"/>
              <w:shd w:val="clear" w:color="auto" w:fill="FFFFFF"/>
            </w:rPr>
          </w:rPrChange>
        </w:rPr>
        <w:t> group has any </w:t>
      </w:r>
      <w:r>
        <w:rPr>
          <w:rStyle w:val="Strong"/>
          <w:rFonts w:ascii="Times New Roman" w:hAnsi="Times New Roman" w:cs="Times New Roman"/>
          <w:color w:val="0B0B0B"/>
          <w:bdr w:val="single" w:sz="2" w:space="0" w:color="auto"/>
          <w:shd w:val="clear" w:color="auto" w:fill="FFFFFF"/>
          <w:rPrChange w:id="909" w:author="Aarati AD" w:date="2023-04-06T10:12:00Z">
            <w:rPr>
              <w:rStyle w:val="Strong"/>
              <w:rFonts w:ascii="Open Sans" w:hAnsi="Open Sans" w:cs="Open Sans"/>
              <w:color w:val="0B0B0B"/>
              <w:bdr w:val="single" w:sz="2" w:space="0" w:color="auto"/>
              <w:shd w:val="clear" w:color="auto" w:fill="FFFFFF"/>
            </w:rPr>
          </w:rPrChange>
        </w:rPr>
        <w:t>rep</w:t>
      </w:r>
      <w:r>
        <w:rPr>
          <w:rFonts w:ascii="Times New Roman" w:hAnsi="Times New Roman" w:cs="Times New Roman"/>
          <w:color w:val="0B0B0B"/>
          <w:shd w:val="clear" w:color="auto" w:fill="FFFFFF"/>
          <w:rPrChange w:id="910" w:author="Aarati AD" w:date="2023-04-06T10:12:00Z">
            <w:rPr>
              <w:rFonts w:ascii="Open Sans" w:hAnsi="Open Sans" w:cs="Open Sans"/>
              <w:color w:val="0B0B0B"/>
              <w:shd w:val="clear" w:color="auto" w:fill="FFFFFF"/>
            </w:rPr>
          </w:rPrChange>
        </w:rPr>
        <w:t> with more than 150 orders or </w:t>
      </w:r>
      <w:r>
        <w:rPr>
          <w:rStyle w:val="HTMLCode"/>
          <w:rFonts w:ascii="Times New Roman" w:eastAsiaTheme="minorHAnsi" w:hAnsi="Times New Roman" w:cs="Times New Roman"/>
          <w:sz w:val="24"/>
          <w:szCs w:val="24"/>
          <w:bdr w:val="single" w:sz="2" w:space="0" w:color="auto"/>
          <w:rPrChange w:id="911" w:author="Aarati AD" w:date="2023-04-06T10:12:00Z">
            <w:rPr>
              <w:rStyle w:val="HTMLCode"/>
              <w:rFonts w:ascii="var(--chakra-fonts-mono)" w:eastAsiaTheme="minorHAnsi" w:hAnsi="var(--chakra-fonts-mono)"/>
              <w:sz w:val="24"/>
              <w:szCs w:val="24"/>
              <w:bdr w:val="single" w:sz="2" w:space="0" w:color="auto"/>
            </w:rPr>
          </w:rPrChange>
        </w:rPr>
        <w:t>500000</w:t>
      </w:r>
      <w:r>
        <w:rPr>
          <w:rFonts w:ascii="Times New Roman" w:hAnsi="Times New Roman" w:cs="Times New Roman"/>
          <w:color w:val="0B0B0B"/>
          <w:shd w:val="clear" w:color="auto" w:fill="FFFFFF"/>
          <w:rPrChange w:id="912" w:author="Aarati AD" w:date="2023-04-06T10:12:00Z">
            <w:rPr>
              <w:rFonts w:ascii="Open Sans" w:hAnsi="Open Sans" w:cs="Open Sans"/>
              <w:color w:val="0B0B0B"/>
              <w:shd w:val="clear" w:color="auto" w:fill="FFFFFF"/>
            </w:rPr>
          </w:rPrChange>
        </w:rPr>
        <w:t> in sales. Create a table with the </w:t>
      </w:r>
      <w:r>
        <w:rPr>
          <w:rStyle w:val="Strong"/>
          <w:rFonts w:ascii="Times New Roman" w:hAnsi="Times New Roman" w:cs="Times New Roman"/>
          <w:color w:val="0B0B0B"/>
          <w:bdr w:val="single" w:sz="2" w:space="0" w:color="auto"/>
          <w:shd w:val="clear" w:color="auto" w:fill="FFFFFF"/>
          <w:rPrChange w:id="913" w:author="Aarati AD" w:date="2023-04-06T10:12:00Z">
            <w:rPr>
              <w:rStyle w:val="Strong"/>
              <w:rFonts w:ascii="Open Sans" w:hAnsi="Open Sans" w:cs="Open Sans"/>
              <w:color w:val="0B0B0B"/>
              <w:bdr w:val="single" w:sz="2" w:space="0" w:color="auto"/>
              <w:shd w:val="clear" w:color="auto" w:fill="FFFFFF"/>
            </w:rPr>
          </w:rPrChange>
        </w:rPr>
        <w:t>sales rep name</w:t>
      </w:r>
      <w:r>
        <w:rPr>
          <w:rFonts w:ascii="Times New Roman" w:hAnsi="Times New Roman" w:cs="Times New Roman"/>
          <w:color w:val="0B0B0B"/>
          <w:shd w:val="clear" w:color="auto" w:fill="FFFFFF"/>
          <w:rPrChange w:id="914" w:author="Aarati AD" w:date="2023-04-06T10:12:00Z">
            <w:rPr>
              <w:rFonts w:ascii="Open Sans" w:hAnsi="Open Sans" w:cs="Open Sans"/>
              <w:color w:val="0B0B0B"/>
              <w:shd w:val="clear" w:color="auto" w:fill="FFFFFF"/>
            </w:rPr>
          </w:rPrChange>
        </w:rPr>
        <w:t xml:space="preserve">, the total number of orders, total sales across all orders, and a </w:t>
      </w:r>
      <w:r>
        <w:rPr>
          <w:rFonts w:ascii="Times New Roman" w:hAnsi="Times New Roman" w:cs="Times New Roman"/>
          <w:color w:val="0B0B0B"/>
          <w:shd w:val="clear" w:color="auto" w:fill="FFFFFF"/>
          <w:rPrChange w:id="915" w:author="Aarati AD" w:date="2023-04-06T10:12:00Z">
            <w:rPr>
              <w:rFonts w:ascii="Open Sans" w:hAnsi="Open Sans" w:cs="Open Sans"/>
              <w:color w:val="0B0B0B"/>
              <w:shd w:val="clear" w:color="auto" w:fill="FFFFFF"/>
            </w:rPr>
          </w:rPrChange>
        </w:rPr>
        <w:lastRenderedPageBreak/>
        <w:t>column with </w:t>
      </w:r>
      <w:r>
        <w:rPr>
          <w:rStyle w:val="HTMLCode"/>
          <w:rFonts w:ascii="Times New Roman" w:eastAsiaTheme="minorHAnsi" w:hAnsi="Times New Roman" w:cs="Times New Roman"/>
          <w:sz w:val="24"/>
          <w:szCs w:val="24"/>
          <w:bdr w:val="single" w:sz="2" w:space="0" w:color="auto"/>
          <w:rPrChange w:id="916" w:author="Aarati AD" w:date="2023-04-06T10:12:00Z">
            <w:rPr>
              <w:rStyle w:val="HTMLCode"/>
              <w:rFonts w:ascii="var(--chakra-fonts-mono)" w:eastAsiaTheme="minorHAnsi" w:hAnsi="var(--chakra-fonts-mono)"/>
              <w:sz w:val="24"/>
              <w:szCs w:val="24"/>
              <w:bdr w:val="single" w:sz="2" w:space="0" w:color="auto"/>
            </w:rPr>
          </w:rPrChange>
        </w:rPr>
        <w:t>top</w:t>
      </w:r>
      <w:r>
        <w:rPr>
          <w:rFonts w:ascii="Times New Roman" w:hAnsi="Times New Roman" w:cs="Times New Roman"/>
          <w:color w:val="0B0B0B"/>
          <w:shd w:val="clear" w:color="auto" w:fill="FFFFFF"/>
          <w:rPrChange w:id="917" w:author="Aarati AD" w:date="2023-04-06T10:12:00Z">
            <w:rPr>
              <w:rFonts w:ascii="Open Sans" w:hAnsi="Open Sans" w:cs="Open Sans"/>
              <w:color w:val="0B0B0B"/>
              <w:shd w:val="clear" w:color="auto" w:fill="FFFFFF"/>
            </w:rPr>
          </w:rPrChange>
        </w:rPr>
        <w:t>, </w:t>
      </w:r>
      <w:r>
        <w:rPr>
          <w:rStyle w:val="HTMLCode"/>
          <w:rFonts w:ascii="Times New Roman" w:eastAsiaTheme="minorHAnsi" w:hAnsi="Times New Roman" w:cs="Times New Roman"/>
          <w:sz w:val="24"/>
          <w:szCs w:val="24"/>
          <w:bdr w:val="single" w:sz="2" w:space="0" w:color="auto"/>
          <w:rPrChange w:id="918" w:author="Aarati AD" w:date="2023-04-06T10:12:00Z">
            <w:rPr>
              <w:rStyle w:val="HTMLCode"/>
              <w:rFonts w:ascii="var(--chakra-fonts-mono)" w:eastAsiaTheme="minorHAnsi" w:hAnsi="var(--chakra-fonts-mono)"/>
              <w:sz w:val="24"/>
              <w:szCs w:val="24"/>
              <w:bdr w:val="single" w:sz="2" w:space="0" w:color="auto"/>
            </w:rPr>
          </w:rPrChange>
        </w:rPr>
        <w:t>middle</w:t>
      </w:r>
      <w:r>
        <w:rPr>
          <w:rFonts w:ascii="Times New Roman" w:hAnsi="Times New Roman" w:cs="Times New Roman"/>
          <w:color w:val="0B0B0B"/>
          <w:shd w:val="clear" w:color="auto" w:fill="FFFFFF"/>
          <w:rPrChange w:id="919" w:author="Aarati AD" w:date="2023-04-06T10:12:00Z">
            <w:rPr>
              <w:rFonts w:ascii="Open Sans" w:hAnsi="Open Sans" w:cs="Open Sans"/>
              <w:color w:val="0B0B0B"/>
              <w:shd w:val="clear" w:color="auto" w:fill="FFFFFF"/>
            </w:rPr>
          </w:rPrChange>
        </w:rPr>
        <w:t>, or </w:t>
      </w:r>
      <w:r>
        <w:rPr>
          <w:rStyle w:val="HTMLCode"/>
          <w:rFonts w:ascii="Times New Roman" w:eastAsiaTheme="minorHAnsi" w:hAnsi="Times New Roman" w:cs="Times New Roman"/>
          <w:sz w:val="24"/>
          <w:szCs w:val="24"/>
          <w:bdr w:val="single" w:sz="2" w:space="0" w:color="auto"/>
          <w:rPrChange w:id="920" w:author="Aarati AD" w:date="2023-04-06T10:12:00Z">
            <w:rPr>
              <w:rStyle w:val="HTMLCode"/>
              <w:rFonts w:ascii="var(--chakra-fonts-mono)" w:eastAsiaTheme="minorHAnsi" w:hAnsi="var(--chakra-fonts-mono)"/>
              <w:sz w:val="24"/>
              <w:szCs w:val="24"/>
              <w:bdr w:val="single" w:sz="2" w:space="0" w:color="auto"/>
            </w:rPr>
          </w:rPrChange>
        </w:rPr>
        <w:t>low</w:t>
      </w:r>
      <w:r>
        <w:rPr>
          <w:rFonts w:ascii="Times New Roman" w:hAnsi="Times New Roman" w:cs="Times New Roman"/>
          <w:color w:val="0B0B0B"/>
          <w:shd w:val="clear" w:color="auto" w:fill="FFFFFF"/>
          <w:rPrChange w:id="921" w:author="Aarati AD" w:date="2023-04-06T10:12:00Z">
            <w:rPr>
              <w:rFonts w:ascii="Open Sans" w:hAnsi="Open Sans" w:cs="Open Sans"/>
              <w:color w:val="0B0B0B"/>
              <w:shd w:val="clear" w:color="auto" w:fill="FFFFFF"/>
            </w:rPr>
          </w:rPrChange>
        </w:rPr>
        <w:t> depending on this criteria. Place the top sales people based on dollar amount of sales first in your final table. You might see a few upset sales people by this criteria</w:t>
      </w:r>
    </w:p>
    <w:p w14:paraId="46EB49B4" w14:textId="77777777" w:rsidR="00254258" w:rsidRPr="00254258" w:rsidRDefault="00254258">
      <w:pPr>
        <w:rPr>
          <w:rFonts w:ascii="Times New Roman" w:hAnsi="Times New Roman" w:cs="Times New Roman"/>
          <w:b/>
          <w:bCs/>
          <w:color w:val="0B0B0B"/>
          <w:shd w:val="clear" w:color="auto" w:fill="FFFFFF"/>
          <w:rPrChange w:id="922" w:author="Aarati AD" w:date="2023-04-06T10:12:00Z">
            <w:rPr>
              <w:rFonts w:ascii="Open Sans" w:hAnsi="Open Sans" w:cs="Open Sans"/>
              <w:b/>
              <w:bCs/>
              <w:color w:val="0B0B0B"/>
              <w:shd w:val="clear" w:color="auto" w:fill="FFFFFF"/>
            </w:rPr>
          </w:rPrChange>
        </w:rPr>
      </w:pPr>
    </w:p>
    <w:p w14:paraId="4B7759BA" w14:textId="77777777" w:rsidR="00254258" w:rsidRPr="00254258" w:rsidRDefault="00304EF3">
      <w:pPr>
        <w:rPr>
          <w:rFonts w:ascii="Times New Roman" w:hAnsi="Times New Roman" w:cs="Times New Roman"/>
          <w:b/>
          <w:bCs/>
          <w:color w:val="0B0B0B"/>
          <w:shd w:val="clear" w:color="auto" w:fill="FFFFFF"/>
          <w:rPrChange w:id="92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24" w:author="Aarati AD" w:date="2023-04-06T10:12:00Z">
            <w:rPr>
              <w:rFonts w:ascii="Open Sans" w:hAnsi="Open Sans" w:cs="Open Sans"/>
              <w:b/>
              <w:bCs/>
              <w:color w:val="0B0B0B"/>
              <w:shd w:val="clear" w:color="auto" w:fill="FFFFFF"/>
            </w:rPr>
          </w:rPrChange>
        </w:rPr>
        <w:t>SELECT s.name, COUNT(*) num_ords, sum(o.total),</w:t>
      </w:r>
    </w:p>
    <w:p w14:paraId="3CBA1E85" w14:textId="77777777" w:rsidR="00254258" w:rsidRPr="00254258" w:rsidRDefault="00304EF3">
      <w:pPr>
        <w:rPr>
          <w:rFonts w:ascii="Times New Roman" w:hAnsi="Times New Roman" w:cs="Times New Roman"/>
          <w:b/>
          <w:bCs/>
          <w:color w:val="0B0B0B"/>
          <w:shd w:val="clear" w:color="auto" w:fill="FFFFFF"/>
          <w:rPrChange w:id="92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26" w:author="Aarati AD" w:date="2023-04-06T10:12:00Z">
            <w:rPr>
              <w:rFonts w:ascii="Open Sans" w:hAnsi="Open Sans" w:cs="Open Sans"/>
              <w:b/>
              <w:bCs/>
              <w:color w:val="0B0B0B"/>
              <w:shd w:val="clear" w:color="auto" w:fill="FFFFFF"/>
            </w:rPr>
          </w:rPrChange>
        </w:rPr>
        <w:t xml:space="preserve">        CASE WHEN COUNT(*) &gt; 200  or sum(o.total)&gt;750000 THEN 'top'</w:t>
      </w:r>
    </w:p>
    <w:p w14:paraId="4B31A803" w14:textId="77777777" w:rsidR="00254258" w:rsidRPr="00254258" w:rsidRDefault="00304EF3">
      <w:pPr>
        <w:rPr>
          <w:rFonts w:ascii="Times New Roman" w:hAnsi="Times New Roman" w:cs="Times New Roman"/>
          <w:b/>
          <w:bCs/>
          <w:color w:val="0B0B0B"/>
          <w:shd w:val="clear" w:color="auto" w:fill="FFFFFF"/>
          <w:rPrChange w:id="92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28" w:author="Aarati AD" w:date="2023-04-06T10:12:00Z">
            <w:rPr>
              <w:rFonts w:ascii="Open Sans" w:hAnsi="Open Sans" w:cs="Open Sans"/>
              <w:b/>
              <w:bCs/>
              <w:color w:val="0B0B0B"/>
              <w:shd w:val="clear" w:color="auto" w:fill="FFFFFF"/>
            </w:rPr>
          </w:rPrChange>
        </w:rPr>
        <w:t xml:space="preserve">             when count(*) &gt; 150 or sum(o.total)&gt;500000 then 'middle'</w:t>
      </w:r>
    </w:p>
    <w:p w14:paraId="4B0750CF" w14:textId="77777777" w:rsidR="00254258" w:rsidRPr="00254258" w:rsidRDefault="00304EF3">
      <w:pPr>
        <w:rPr>
          <w:rFonts w:ascii="Times New Roman" w:hAnsi="Times New Roman" w:cs="Times New Roman"/>
          <w:b/>
          <w:bCs/>
          <w:color w:val="0B0B0B"/>
          <w:shd w:val="clear" w:color="auto" w:fill="FFFFFF"/>
          <w:rPrChange w:id="92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30" w:author="Aarati AD" w:date="2023-04-06T10:12:00Z">
            <w:rPr>
              <w:rFonts w:ascii="Open Sans" w:hAnsi="Open Sans" w:cs="Open Sans"/>
              <w:b/>
              <w:bCs/>
              <w:color w:val="0B0B0B"/>
              <w:shd w:val="clear" w:color="auto" w:fill="FFFFFF"/>
            </w:rPr>
          </w:rPrChange>
        </w:rPr>
        <w:t xml:space="preserve">        ELSE 'not' END AS sales_rep_level</w:t>
      </w:r>
    </w:p>
    <w:p w14:paraId="72B3E73E" w14:textId="77777777" w:rsidR="00254258" w:rsidRPr="00254258" w:rsidRDefault="00304EF3">
      <w:pPr>
        <w:rPr>
          <w:rFonts w:ascii="Times New Roman" w:hAnsi="Times New Roman" w:cs="Times New Roman"/>
          <w:b/>
          <w:bCs/>
          <w:color w:val="0B0B0B"/>
          <w:shd w:val="clear" w:color="auto" w:fill="FFFFFF"/>
          <w:rPrChange w:id="93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32" w:author="Aarati AD" w:date="2023-04-06T10:12:00Z">
            <w:rPr>
              <w:rFonts w:ascii="Open Sans" w:hAnsi="Open Sans" w:cs="Open Sans"/>
              <w:b/>
              <w:bCs/>
              <w:color w:val="0B0B0B"/>
              <w:shd w:val="clear" w:color="auto" w:fill="FFFFFF"/>
            </w:rPr>
          </w:rPrChange>
        </w:rPr>
        <w:t>FROM orders o</w:t>
      </w:r>
    </w:p>
    <w:p w14:paraId="7ABB31C0" w14:textId="77777777" w:rsidR="00254258" w:rsidRPr="00254258" w:rsidRDefault="00304EF3">
      <w:pPr>
        <w:rPr>
          <w:rFonts w:ascii="Times New Roman" w:hAnsi="Times New Roman" w:cs="Times New Roman"/>
          <w:b/>
          <w:bCs/>
          <w:color w:val="0B0B0B"/>
          <w:shd w:val="clear" w:color="auto" w:fill="FFFFFF"/>
          <w:rPrChange w:id="93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34" w:author="Aarati AD" w:date="2023-04-06T10:12:00Z">
            <w:rPr>
              <w:rFonts w:ascii="Open Sans" w:hAnsi="Open Sans" w:cs="Open Sans"/>
              <w:b/>
              <w:bCs/>
              <w:color w:val="0B0B0B"/>
              <w:shd w:val="clear" w:color="auto" w:fill="FFFFFF"/>
            </w:rPr>
          </w:rPrChange>
        </w:rPr>
        <w:t>JOIN account a</w:t>
      </w:r>
    </w:p>
    <w:p w14:paraId="7A70993E" w14:textId="77777777" w:rsidR="00254258" w:rsidRPr="00254258" w:rsidRDefault="00304EF3">
      <w:pPr>
        <w:rPr>
          <w:rFonts w:ascii="Times New Roman" w:hAnsi="Times New Roman" w:cs="Times New Roman"/>
          <w:b/>
          <w:bCs/>
          <w:color w:val="0B0B0B"/>
          <w:shd w:val="clear" w:color="auto" w:fill="FFFFFF"/>
          <w:rPrChange w:id="93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36" w:author="Aarati AD" w:date="2023-04-06T10:12:00Z">
            <w:rPr>
              <w:rFonts w:ascii="Open Sans" w:hAnsi="Open Sans" w:cs="Open Sans"/>
              <w:b/>
              <w:bCs/>
              <w:color w:val="0B0B0B"/>
              <w:shd w:val="clear" w:color="auto" w:fill="FFFFFF"/>
            </w:rPr>
          </w:rPrChange>
        </w:rPr>
        <w:t xml:space="preserve">ON o.account_id = a.id </w:t>
      </w:r>
    </w:p>
    <w:p w14:paraId="4CB3E186" w14:textId="77777777" w:rsidR="00254258" w:rsidRPr="00254258" w:rsidRDefault="00304EF3">
      <w:pPr>
        <w:rPr>
          <w:rFonts w:ascii="Times New Roman" w:hAnsi="Times New Roman" w:cs="Times New Roman"/>
          <w:b/>
          <w:bCs/>
          <w:color w:val="0B0B0B"/>
          <w:shd w:val="clear" w:color="auto" w:fill="FFFFFF"/>
          <w:rPrChange w:id="93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38" w:author="Aarati AD" w:date="2023-04-06T10:12:00Z">
            <w:rPr>
              <w:rFonts w:ascii="Open Sans" w:hAnsi="Open Sans" w:cs="Open Sans"/>
              <w:b/>
              <w:bCs/>
              <w:color w:val="0B0B0B"/>
              <w:shd w:val="clear" w:color="auto" w:fill="FFFFFF"/>
            </w:rPr>
          </w:rPrChange>
        </w:rPr>
        <w:t>JOIN sales_reps s</w:t>
      </w:r>
    </w:p>
    <w:p w14:paraId="2BDFB137" w14:textId="77777777" w:rsidR="00254258" w:rsidRPr="00254258" w:rsidRDefault="00304EF3">
      <w:pPr>
        <w:rPr>
          <w:rFonts w:ascii="Times New Roman" w:hAnsi="Times New Roman" w:cs="Times New Roman"/>
          <w:b/>
          <w:bCs/>
          <w:color w:val="0B0B0B"/>
          <w:shd w:val="clear" w:color="auto" w:fill="FFFFFF"/>
          <w:rPrChange w:id="93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40" w:author="Aarati AD" w:date="2023-04-06T10:12:00Z">
            <w:rPr>
              <w:rFonts w:ascii="Open Sans" w:hAnsi="Open Sans" w:cs="Open Sans"/>
              <w:b/>
              <w:bCs/>
              <w:color w:val="0B0B0B"/>
              <w:shd w:val="clear" w:color="auto" w:fill="FFFFFF"/>
            </w:rPr>
          </w:rPrChange>
        </w:rPr>
        <w:t>ON s.id = a.sales_rep_id</w:t>
      </w:r>
    </w:p>
    <w:p w14:paraId="3F9E5529" w14:textId="77777777" w:rsidR="00254258" w:rsidRPr="00254258" w:rsidRDefault="00304EF3">
      <w:pPr>
        <w:rPr>
          <w:rFonts w:ascii="Times New Roman" w:hAnsi="Times New Roman" w:cs="Times New Roman"/>
          <w:b/>
          <w:bCs/>
          <w:color w:val="0B0B0B"/>
          <w:shd w:val="clear" w:color="auto" w:fill="FFFFFF"/>
          <w:rPrChange w:id="94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42" w:author="Aarati AD" w:date="2023-04-06T10:12:00Z">
            <w:rPr>
              <w:rFonts w:ascii="Open Sans" w:hAnsi="Open Sans" w:cs="Open Sans"/>
              <w:b/>
              <w:bCs/>
              <w:color w:val="0B0B0B"/>
              <w:shd w:val="clear" w:color="auto" w:fill="FFFFFF"/>
            </w:rPr>
          </w:rPrChange>
        </w:rPr>
        <w:t>GROUP BY s.name</w:t>
      </w:r>
    </w:p>
    <w:p w14:paraId="3835D8FE" w14:textId="77777777" w:rsidR="00254258" w:rsidRPr="00254258" w:rsidRDefault="00304EF3">
      <w:pPr>
        <w:rPr>
          <w:rFonts w:ascii="Times New Roman" w:hAnsi="Times New Roman" w:cs="Times New Roman"/>
          <w:b/>
          <w:bCs/>
          <w:color w:val="0B0B0B"/>
          <w:shd w:val="clear" w:color="auto" w:fill="FFFFFF"/>
          <w:rPrChange w:id="94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44" w:author="Aarati AD" w:date="2023-04-06T10:12:00Z">
            <w:rPr>
              <w:rFonts w:ascii="Open Sans" w:hAnsi="Open Sans" w:cs="Open Sans"/>
              <w:b/>
              <w:bCs/>
              <w:color w:val="0B0B0B"/>
              <w:shd w:val="clear" w:color="auto" w:fill="FFFFFF"/>
            </w:rPr>
          </w:rPrChange>
        </w:rPr>
        <w:t>ORDER BY 3 DESC;</w:t>
      </w:r>
    </w:p>
    <w:p w14:paraId="04D24C9D" w14:textId="77777777" w:rsidR="00254258" w:rsidRPr="00254258" w:rsidRDefault="00254258">
      <w:pPr>
        <w:rPr>
          <w:rFonts w:ascii="Times New Roman" w:hAnsi="Times New Roman" w:cs="Times New Roman"/>
          <w:b/>
          <w:bCs/>
          <w:color w:val="0B0B0B"/>
          <w:shd w:val="clear" w:color="auto" w:fill="FFFFFF"/>
          <w:rPrChange w:id="945" w:author="Aarati AD" w:date="2023-04-06T10:12:00Z">
            <w:rPr>
              <w:rFonts w:ascii="Open Sans" w:hAnsi="Open Sans" w:cs="Open Sans"/>
              <w:b/>
              <w:bCs/>
              <w:color w:val="0B0B0B"/>
              <w:shd w:val="clear" w:color="auto" w:fill="FFFFFF"/>
            </w:rPr>
          </w:rPrChange>
        </w:rPr>
      </w:pPr>
    </w:p>
    <w:p w14:paraId="12D1C954" w14:textId="77777777" w:rsidR="00254258" w:rsidRPr="00254258" w:rsidRDefault="00304EF3">
      <w:pPr>
        <w:rPr>
          <w:rFonts w:ascii="Times New Roman" w:hAnsi="Times New Roman" w:cs="Times New Roman"/>
          <w:b/>
          <w:bCs/>
          <w:color w:val="0B0B0B"/>
          <w:sz w:val="24"/>
          <w:szCs w:val="24"/>
          <w:shd w:val="clear" w:color="auto" w:fill="FFFFFF"/>
          <w:rPrChange w:id="946"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947" w:author="Aarati AD" w:date="2023-04-06T10:12:00Z">
            <w:rPr>
              <w:rFonts w:ascii="Open Sans" w:hAnsi="Open Sans" w:cs="Open Sans"/>
              <w:b/>
              <w:bCs/>
              <w:color w:val="0B0B0B"/>
              <w:sz w:val="24"/>
              <w:szCs w:val="24"/>
              <w:shd w:val="clear" w:color="auto" w:fill="FFFFFF"/>
            </w:rPr>
          </w:rPrChange>
        </w:rPr>
        <w:t>SUB-QUERY:</w:t>
      </w:r>
    </w:p>
    <w:p w14:paraId="15254807" w14:textId="77777777" w:rsidR="00254258" w:rsidRPr="00254258" w:rsidRDefault="00304EF3">
      <w:pPr>
        <w:rPr>
          <w:rFonts w:ascii="Times New Roman" w:hAnsi="Times New Roman" w:cs="Times New Roman"/>
          <w:color w:val="0B0B0B"/>
          <w:sz w:val="24"/>
          <w:szCs w:val="24"/>
          <w:shd w:val="clear" w:color="auto" w:fill="FFFFFF"/>
          <w:rPrChange w:id="948"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949" w:author="Aarati AD" w:date="2023-04-06T10:12:00Z">
            <w:rPr>
              <w:rFonts w:ascii="Open Sans" w:hAnsi="Open Sans" w:cs="Open Sans"/>
              <w:color w:val="0B0B0B"/>
              <w:sz w:val="24"/>
              <w:szCs w:val="24"/>
              <w:shd w:val="clear" w:color="auto" w:fill="FFFFFF"/>
            </w:rPr>
          </w:rPrChange>
        </w:rPr>
        <w:t xml:space="preserve">Innner query runs first </w:t>
      </w:r>
    </w:p>
    <w:p w14:paraId="5248E3F9" w14:textId="77777777" w:rsidR="00254258" w:rsidRPr="00254258" w:rsidRDefault="00304EF3">
      <w:pPr>
        <w:rPr>
          <w:rFonts w:ascii="Times New Roman" w:hAnsi="Times New Roman" w:cs="Times New Roman"/>
          <w:color w:val="0B0B0B"/>
          <w:sz w:val="24"/>
          <w:szCs w:val="24"/>
          <w:shd w:val="clear" w:color="auto" w:fill="FFFFFF"/>
          <w:rPrChange w:id="950"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951" w:author="Aarati AD" w:date="2023-04-06T10:12:00Z">
            <w:rPr>
              <w:rFonts w:ascii="Open Sans" w:hAnsi="Open Sans" w:cs="Open Sans"/>
              <w:color w:val="0B0B0B"/>
              <w:sz w:val="24"/>
              <w:szCs w:val="24"/>
              <w:shd w:val="clear" w:color="auto" w:fill="FFFFFF"/>
            </w:rPr>
          </w:rPrChange>
        </w:rPr>
        <w:t xml:space="preserve">Then the out query run </w:t>
      </w:r>
    </w:p>
    <w:p w14:paraId="515EA079" w14:textId="77777777" w:rsidR="00254258" w:rsidRPr="00254258" w:rsidRDefault="00304EF3">
      <w:pPr>
        <w:rPr>
          <w:rFonts w:ascii="Times New Roman" w:hAnsi="Times New Roman" w:cs="Times New Roman"/>
          <w:b/>
          <w:bCs/>
          <w:color w:val="0B0B0B"/>
          <w:shd w:val="clear" w:color="auto" w:fill="FFFFFF"/>
          <w:rPrChange w:id="95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953" w:author="Aarati AD" w:date="2023-04-06T10:12:00Z">
            <w:rPr>
              <w:rFonts w:ascii="Open Sans" w:hAnsi="Open Sans" w:cs="Open Sans"/>
              <w:b/>
              <w:bCs/>
              <w:color w:val="0B0B0B"/>
              <w:shd w:val="clear" w:color="auto" w:fill="FFFFFF"/>
            </w:rPr>
          </w:rPrChange>
        </w:rPr>
        <w:t>Find the number of  events that occur for each day for each channel</w:t>
      </w:r>
    </w:p>
    <w:p w14:paraId="363F13B4" w14:textId="77777777" w:rsidR="00254258" w:rsidRPr="00254258" w:rsidRDefault="00254258">
      <w:pPr>
        <w:rPr>
          <w:rFonts w:ascii="Times New Roman" w:hAnsi="Times New Roman" w:cs="Times New Roman"/>
          <w:b/>
          <w:bCs/>
          <w:rPrChange w:id="954" w:author="Aarati AD" w:date="2023-04-06T10:12:00Z">
            <w:rPr>
              <w:b/>
              <w:bCs/>
            </w:rPr>
          </w:rPrChange>
        </w:rPr>
      </w:pPr>
    </w:p>
    <w:tbl>
      <w:tblPr>
        <w:tblStyle w:val="TableGrid"/>
        <w:tblW w:w="0" w:type="auto"/>
        <w:tblLook w:val="04A0" w:firstRow="1" w:lastRow="0" w:firstColumn="1" w:lastColumn="0" w:noHBand="0" w:noVBand="1"/>
      </w:tblPr>
      <w:tblGrid>
        <w:gridCol w:w="9350"/>
      </w:tblGrid>
      <w:tr w:rsidR="00254258" w14:paraId="13B646F9" w14:textId="77777777">
        <w:tc>
          <w:tcPr>
            <w:tcW w:w="9350" w:type="dxa"/>
            <w:shd w:val="clear" w:color="auto" w:fill="E7E6E6" w:themeFill="background2"/>
          </w:tcPr>
          <w:p w14:paraId="2CE3C0C0" w14:textId="77777777" w:rsidR="00254258" w:rsidRPr="00254258" w:rsidRDefault="00304EF3">
            <w:pPr>
              <w:rPr>
                <w:rFonts w:ascii="Times New Roman" w:hAnsi="Times New Roman" w:cs="Times New Roman"/>
                <w:b/>
                <w:bCs/>
                <w:rPrChange w:id="955" w:author="Aarati AD" w:date="2023-04-06T10:12:00Z">
                  <w:rPr>
                    <w:b/>
                    <w:bCs/>
                  </w:rPr>
                </w:rPrChange>
              </w:rPr>
            </w:pPr>
            <w:r>
              <w:rPr>
                <w:rFonts w:ascii="Times New Roman" w:hAnsi="Times New Roman" w:cs="Times New Roman"/>
                <w:b/>
                <w:bCs/>
                <w:rPrChange w:id="956" w:author="Aarati AD" w:date="2023-04-06T10:12:00Z">
                  <w:rPr>
                    <w:b/>
                    <w:bCs/>
                  </w:rPr>
                </w:rPrChange>
              </w:rPr>
              <w:t>Select  date_trunc('day', occurred_at) as day, channel , Count(*)</w:t>
            </w:r>
          </w:p>
          <w:p w14:paraId="38664FDB" w14:textId="77777777" w:rsidR="00254258" w:rsidRPr="00254258" w:rsidRDefault="00304EF3">
            <w:pPr>
              <w:rPr>
                <w:rFonts w:ascii="Times New Roman" w:hAnsi="Times New Roman" w:cs="Times New Roman"/>
                <w:b/>
                <w:bCs/>
                <w:rPrChange w:id="957" w:author="Aarati AD" w:date="2023-04-06T10:12:00Z">
                  <w:rPr>
                    <w:b/>
                    <w:bCs/>
                  </w:rPr>
                </w:rPrChange>
              </w:rPr>
            </w:pPr>
            <w:r>
              <w:rPr>
                <w:rFonts w:ascii="Times New Roman" w:hAnsi="Times New Roman" w:cs="Times New Roman"/>
                <w:b/>
                <w:bCs/>
                <w:rPrChange w:id="958" w:author="Aarati AD" w:date="2023-04-06T10:12:00Z">
                  <w:rPr>
                    <w:b/>
                    <w:bCs/>
                  </w:rPr>
                </w:rPrChange>
              </w:rPr>
              <w:t>From web_events</w:t>
            </w:r>
          </w:p>
          <w:p w14:paraId="481250B0" w14:textId="77777777" w:rsidR="00254258" w:rsidRPr="00254258" w:rsidRDefault="00304EF3">
            <w:pPr>
              <w:rPr>
                <w:rFonts w:ascii="Times New Roman" w:hAnsi="Times New Roman" w:cs="Times New Roman"/>
                <w:b/>
                <w:bCs/>
                <w:rPrChange w:id="959" w:author="Aarati AD" w:date="2023-04-06T10:12:00Z">
                  <w:rPr>
                    <w:b/>
                    <w:bCs/>
                  </w:rPr>
                </w:rPrChange>
              </w:rPr>
            </w:pPr>
            <w:r>
              <w:rPr>
                <w:rFonts w:ascii="Times New Roman" w:hAnsi="Times New Roman" w:cs="Times New Roman"/>
                <w:b/>
                <w:bCs/>
                <w:rPrChange w:id="960" w:author="Aarati AD" w:date="2023-04-06T10:12:00Z">
                  <w:rPr>
                    <w:b/>
                    <w:bCs/>
                  </w:rPr>
                </w:rPrChange>
              </w:rPr>
              <w:t>Group by (1 , 2)</w:t>
            </w:r>
          </w:p>
          <w:p w14:paraId="01AE3866" w14:textId="77777777" w:rsidR="00254258" w:rsidRPr="00254258" w:rsidRDefault="00304EF3">
            <w:pPr>
              <w:rPr>
                <w:rFonts w:ascii="Times New Roman" w:hAnsi="Times New Roman" w:cs="Times New Roman"/>
                <w:b/>
                <w:bCs/>
                <w:rPrChange w:id="961" w:author="Aarati AD" w:date="2023-04-06T10:12:00Z">
                  <w:rPr>
                    <w:b/>
                    <w:bCs/>
                  </w:rPr>
                </w:rPrChange>
              </w:rPr>
            </w:pPr>
            <w:r>
              <w:rPr>
                <w:rFonts w:ascii="Times New Roman" w:hAnsi="Times New Roman" w:cs="Times New Roman"/>
                <w:b/>
                <w:bCs/>
                <w:rPrChange w:id="962" w:author="Aarati AD" w:date="2023-04-06T10:12:00Z">
                  <w:rPr>
                    <w:b/>
                    <w:bCs/>
                  </w:rPr>
                </w:rPrChange>
              </w:rPr>
              <w:t>order by 1 desc</w:t>
            </w:r>
          </w:p>
        </w:tc>
      </w:tr>
    </w:tbl>
    <w:p w14:paraId="52CD6E7D" w14:textId="77777777" w:rsidR="00254258" w:rsidRPr="00254258" w:rsidRDefault="00254258">
      <w:pPr>
        <w:rPr>
          <w:rFonts w:ascii="Times New Roman" w:hAnsi="Times New Roman" w:cs="Times New Roman"/>
          <w:b/>
          <w:bCs/>
          <w:rPrChange w:id="963" w:author="Aarati AD" w:date="2023-04-06T10:12:00Z">
            <w:rPr>
              <w:b/>
              <w:bCs/>
            </w:rPr>
          </w:rPrChange>
        </w:rPr>
      </w:pPr>
    </w:p>
    <w:p w14:paraId="2E148C73" w14:textId="77777777" w:rsidR="00254258" w:rsidRPr="00254258" w:rsidRDefault="00304EF3">
      <w:pPr>
        <w:rPr>
          <w:rFonts w:ascii="Times New Roman" w:hAnsi="Times New Roman" w:cs="Times New Roman"/>
          <w:b/>
          <w:bCs/>
          <w:rPrChange w:id="964" w:author="Aarati AD" w:date="2023-04-06T10:12:00Z">
            <w:rPr>
              <w:b/>
              <w:bCs/>
            </w:rPr>
          </w:rPrChange>
        </w:rPr>
      </w:pPr>
      <w:r>
        <w:rPr>
          <w:rFonts w:ascii="Times New Roman" w:hAnsi="Times New Roman" w:cs="Times New Roman"/>
          <w:b/>
          <w:bCs/>
          <w:rPrChange w:id="965" w:author="Aarati AD" w:date="2023-04-06T10:12:00Z">
            <w:rPr>
              <w:b/>
              <w:bCs/>
            </w:rPr>
          </w:rPrChange>
        </w:rPr>
        <w:t xml:space="preserve">Find the average number of events for  each channel. </w:t>
      </w:r>
    </w:p>
    <w:tbl>
      <w:tblPr>
        <w:tblStyle w:val="TableGrid"/>
        <w:tblW w:w="0" w:type="auto"/>
        <w:tblLook w:val="04A0" w:firstRow="1" w:lastRow="0" w:firstColumn="1" w:lastColumn="0" w:noHBand="0" w:noVBand="1"/>
      </w:tblPr>
      <w:tblGrid>
        <w:gridCol w:w="9350"/>
      </w:tblGrid>
      <w:tr w:rsidR="00254258" w14:paraId="50E9BAF0" w14:textId="77777777">
        <w:tc>
          <w:tcPr>
            <w:tcW w:w="9350" w:type="dxa"/>
            <w:shd w:val="clear" w:color="auto" w:fill="E7E6E6" w:themeFill="background2"/>
          </w:tcPr>
          <w:p w14:paraId="655CE5DA" w14:textId="77777777" w:rsidR="00254258" w:rsidRPr="00254258" w:rsidRDefault="00304EF3">
            <w:pPr>
              <w:rPr>
                <w:rFonts w:ascii="Times New Roman" w:hAnsi="Times New Roman" w:cs="Times New Roman"/>
                <w:b/>
                <w:bCs/>
                <w:rPrChange w:id="966" w:author="Aarati AD" w:date="2023-04-06T10:12:00Z">
                  <w:rPr>
                    <w:b/>
                    <w:bCs/>
                  </w:rPr>
                </w:rPrChange>
              </w:rPr>
            </w:pPr>
            <w:r>
              <w:rPr>
                <w:rFonts w:ascii="Times New Roman" w:hAnsi="Times New Roman" w:cs="Times New Roman"/>
                <w:b/>
                <w:bCs/>
                <w:rPrChange w:id="967" w:author="Aarati AD" w:date="2023-04-06T10:12:00Z">
                  <w:rPr>
                    <w:b/>
                    <w:bCs/>
                  </w:rPr>
                </w:rPrChange>
              </w:rPr>
              <w:t>select  channel, avg(events_count)as avg_count</w:t>
            </w:r>
          </w:p>
          <w:p w14:paraId="37EAC060" w14:textId="77777777" w:rsidR="00254258" w:rsidRPr="00254258" w:rsidRDefault="00304EF3">
            <w:pPr>
              <w:rPr>
                <w:rFonts w:ascii="Times New Roman" w:hAnsi="Times New Roman" w:cs="Times New Roman"/>
                <w:b/>
                <w:bCs/>
                <w:rPrChange w:id="968" w:author="Aarati AD" w:date="2023-04-06T10:12:00Z">
                  <w:rPr>
                    <w:b/>
                    <w:bCs/>
                  </w:rPr>
                </w:rPrChange>
              </w:rPr>
            </w:pPr>
            <w:r>
              <w:rPr>
                <w:rFonts w:ascii="Times New Roman" w:hAnsi="Times New Roman" w:cs="Times New Roman"/>
                <w:b/>
                <w:bCs/>
                <w:rPrChange w:id="969" w:author="Aarati AD" w:date="2023-04-06T10:12:00Z">
                  <w:rPr>
                    <w:b/>
                    <w:bCs/>
                  </w:rPr>
                </w:rPrChange>
              </w:rPr>
              <w:t xml:space="preserve">from </w:t>
            </w:r>
          </w:p>
          <w:p w14:paraId="43E2F718" w14:textId="77777777" w:rsidR="00254258" w:rsidRPr="00254258" w:rsidRDefault="00304EF3">
            <w:pPr>
              <w:rPr>
                <w:rFonts w:ascii="Times New Roman" w:hAnsi="Times New Roman" w:cs="Times New Roman"/>
                <w:b/>
                <w:bCs/>
                <w:rPrChange w:id="970" w:author="Aarati AD" w:date="2023-04-06T10:12:00Z">
                  <w:rPr>
                    <w:b/>
                    <w:bCs/>
                  </w:rPr>
                </w:rPrChange>
              </w:rPr>
            </w:pPr>
            <w:r>
              <w:rPr>
                <w:rFonts w:ascii="Times New Roman" w:hAnsi="Times New Roman" w:cs="Times New Roman"/>
                <w:b/>
                <w:bCs/>
                <w:rPrChange w:id="971" w:author="Aarati AD" w:date="2023-04-06T10:12:00Z">
                  <w:rPr>
                    <w:b/>
                    <w:bCs/>
                  </w:rPr>
                </w:rPrChange>
              </w:rPr>
              <w:t>(Select date_trunc('day', occurred_at) as day, channel , Count(*) as events_count</w:t>
            </w:r>
          </w:p>
          <w:p w14:paraId="752E33D9" w14:textId="77777777" w:rsidR="00254258" w:rsidRPr="00254258" w:rsidRDefault="00304EF3">
            <w:pPr>
              <w:rPr>
                <w:rFonts w:ascii="Times New Roman" w:hAnsi="Times New Roman" w:cs="Times New Roman"/>
                <w:b/>
                <w:bCs/>
                <w:rPrChange w:id="972" w:author="Aarati AD" w:date="2023-04-06T10:12:00Z">
                  <w:rPr>
                    <w:b/>
                    <w:bCs/>
                  </w:rPr>
                </w:rPrChange>
              </w:rPr>
            </w:pPr>
            <w:r>
              <w:rPr>
                <w:rFonts w:ascii="Times New Roman" w:hAnsi="Times New Roman" w:cs="Times New Roman"/>
                <w:b/>
                <w:bCs/>
                <w:rPrChange w:id="973" w:author="Aarati AD" w:date="2023-04-06T10:12:00Z">
                  <w:rPr>
                    <w:b/>
                    <w:bCs/>
                  </w:rPr>
                </w:rPrChange>
              </w:rPr>
              <w:t>From web_events</w:t>
            </w:r>
          </w:p>
          <w:p w14:paraId="08880DC3" w14:textId="77777777" w:rsidR="00254258" w:rsidRPr="00254258" w:rsidRDefault="00304EF3">
            <w:pPr>
              <w:rPr>
                <w:rFonts w:ascii="Times New Roman" w:hAnsi="Times New Roman" w:cs="Times New Roman"/>
                <w:b/>
                <w:bCs/>
                <w:rPrChange w:id="974" w:author="Aarati AD" w:date="2023-04-06T10:12:00Z">
                  <w:rPr>
                    <w:b/>
                    <w:bCs/>
                  </w:rPr>
                </w:rPrChange>
              </w:rPr>
            </w:pPr>
            <w:r>
              <w:rPr>
                <w:rFonts w:ascii="Times New Roman" w:hAnsi="Times New Roman" w:cs="Times New Roman"/>
                <w:b/>
                <w:bCs/>
                <w:rPrChange w:id="975" w:author="Aarati AD" w:date="2023-04-06T10:12:00Z">
                  <w:rPr>
                    <w:b/>
                    <w:bCs/>
                  </w:rPr>
                </w:rPrChange>
              </w:rPr>
              <w:t>Group by (1 , 2)</w:t>
            </w:r>
          </w:p>
          <w:p w14:paraId="6684A41D" w14:textId="77777777" w:rsidR="00254258" w:rsidRPr="00254258" w:rsidRDefault="00304EF3">
            <w:pPr>
              <w:rPr>
                <w:rFonts w:ascii="Times New Roman" w:hAnsi="Times New Roman" w:cs="Times New Roman"/>
                <w:b/>
                <w:bCs/>
                <w:rPrChange w:id="976" w:author="Aarati AD" w:date="2023-04-06T10:12:00Z">
                  <w:rPr>
                    <w:b/>
                    <w:bCs/>
                  </w:rPr>
                </w:rPrChange>
              </w:rPr>
            </w:pPr>
            <w:r>
              <w:rPr>
                <w:rFonts w:ascii="Times New Roman" w:hAnsi="Times New Roman" w:cs="Times New Roman"/>
                <w:b/>
                <w:bCs/>
                <w:rPrChange w:id="977" w:author="Aarati AD" w:date="2023-04-06T10:12:00Z">
                  <w:rPr>
                    <w:b/>
                    <w:bCs/>
                  </w:rPr>
                </w:rPrChange>
              </w:rPr>
              <w:t xml:space="preserve">)sub </w:t>
            </w:r>
          </w:p>
          <w:p w14:paraId="0998E82C" w14:textId="77777777" w:rsidR="00254258" w:rsidRPr="00254258" w:rsidRDefault="00304EF3">
            <w:pPr>
              <w:rPr>
                <w:rFonts w:ascii="Times New Roman" w:hAnsi="Times New Roman" w:cs="Times New Roman"/>
                <w:b/>
                <w:bCs/>
                <w:rPrChange w:id="978" w:author="Aarati AD" w:date="2023-04-06T10:12:00Z">
                  <w:rPr>
                    <w:b/>
                    <w:bCs/>
                  </w:rPr>
                </w:rPrChange>
              </w:rPr>
            </w:pPr>
            <w:r>
              <w:rPr>
                <w:rFonts w:ascii="Times New Roman" w:hAnsi="Times New Roman" w:cs="Times New Roman"/>
                <w:b/>
                <w:bCs/>
                <w:rPrChange w:id="979" w:author="Aarati AD" w:date="2023-04-06T10:12:00Z">
                  <w:rPr>
                    <w:b/>
                    <w:bCs/>
                  </w:rPr>
                </w:rPrChange>
              </w:rPr>
              <w:t>group by (channel)</w:t>
            </w:r>
          </w:p>
          <w:p w14:paraId="4A0F8838" w14:textId="77777777" w:rsidR="00254258" w:rsidRPr="00254258" w:rsidRDefault="00304EF3">
            <w:pPr>
              <w:rPr>
                <w:rFonts w:ascii="Times New Roman" w:hAnsi="Times New Roman" w:cs="Times New Roman"/>
                <w:b/>
                <w:bCs/>
                <w:rPrChange w:id="980" w:author="Aarati AD" w:date="2023-04-06T10:12:00Z">
                  <w:rPr>
                    <w:b/>
                    <w:bCs/>
                  </w:rPr>
                </w:rPrChange>
              </w:rPr>
            </w:pPr>
            <w:r>
              <w:rPr>
                <w:rFonts w:ascii="Times New Roman" w:hAnsi="Times New Roman" w:cs="Times New Roman"/>
                <w:b/>
                <w:bCs/>
                <w:rPrChange w:id="981" w:author="Aarati AD" w:date="2023-04-06T10:12:00Z">
                  <w:rPr>
                    <w:b/>
                    <w:bCs/>
                  </w:rPr>
                </w:rPrChange>
              </w:rPr>
              <w:t>order by 2 desc ;</w:t>
            </w:r>
          </w:p>
        </w:tc>
      </w:tr>
    </w:tbl>
    <w:p w14:paraId="31B566ED" w14:textId="77777777" w:rsidR="00254258" w:rsidRPr="00254258" w:rsidRDefault="00254258">
      <w:pPr>
        <w:rPr>
          <w:rFonts w:ascii="Times New Roman" w:hAnsi="Times New Roman" w:cs="Times New Roman"/>
          <w:b/>
          <w:bCs/>
          <w:rPrChange w:id="982" w:author="Aarati AD" w:date="2023-04-06T10:12:00Z">
            <w:rPr>
              <w:b/>
              <w:bCs/>
            </w:rPr>
          </w:rPrChange>
        </w:rPr>
      </w:pPr>
    </w:p>
    <w:p w14:paraId="173A4E7E" w14:textId="77777777" w:rsidR="00254258" w:rsidRPr="00254258" w:rsidRDefault="00304EF3">
      <w:pPr>
        <w:rPr>
          <w:rFonts w:ascii="Times New Roman" w:hAnsi="Times New Roman" w:cs="Times New Roman"/>
          <w:b/>
          <w:bCs/>
          <w:sz w:val="28"/>
          <w:szCs w:val="28"/>
          <w:rPrChange w:id="983" w:author="Aarati AD" w:date="2023-04-06T10:12:00Z">
            <w:rPr>
              <w:b/>
              <w:bCs/>
              <w:sz w:val="28"/>
              <w:szCs w:val="28"/>
            </w:rPr>
          </w:rPrChange>
        </w:rPr>
      </w:pPr>
      <w:r>
        <w:rPr>
          <w:rFonts w:ascii="Times New Roman" w:hAnsi="Times New Roman" w:cs="Times New Roman"/>
          <w:b/>
          <w:bCs/>
          <w:sz w:val="28"/>
          <w:szCs w:val="28"/>
          <w:rPrChange w:id="984" w:author="Aarati AD" w:date="2023-04-06T10:12:00Z">
            <w:rPr>
              <w:b/>
              <w:bCs/>
              <w:sz w:val="28"/>
              <w:szCs w:val="28"/>
            </w:rPr>
          </w:rPrChange>
        </w:rPr>
        <w:lastRenderedPageBreak/>
        <w:t xml:space="preserve">Uses date_trunc  to pull month level information about the first order ever placed in the order table. Use the result of the previous query to find the orders that took  place in the same month and year as first order, and then pull the average for each type of paper qty in this month. </w:t>
      </w:r>
    </w:p>
    <w:tbl>
      <w:tblPr>
        <w:tblStyle w:val="TableGrid"/>
        <w:tblW w:w="0" w:type="auto"/>
        <w:tblLook w:val="04A0" w:firstRow="1" w:lastRow="0" w:firstColumn="1" w:lastColumn="0" w:noHBand="0" w:noVBand="1"/>
      </w:tblPr>
      <w:tblGrid>
        <w:gridCol w:w="9350"/>
      </w:tblGrid>
      <w:tr w:rsidR="00254258" w14:paraId="50C07C9A" w14:textId="77777777">
        <w:tc>
          <w:tcPr>
            <w:tcW w:w="9350" w:type="dxa"/>
            <w:shd w:val="clear" w:color="auto" w:fill="E7E6E6" w:themeFill="background2"/>
          </w:tcPr>
          <w:p w14:paraId="32E1FAAF" w14:textId="77777777" w:rsidR="00254258" w:rsidRPr="00254258" w:rsidRDefault="00304EF3">
            <w:pPr>
              <w:rPr>
                <w:rFonts w:ascii="Times New Roman" w:hAnsi="Times New Roman" w:cs="Times New Roman"/>
                <w:b/>
                <w:bCs/>
                <w:sz w:val="24"/>
                <w:szCs w:val="24"/>
                <w:rPrChange w:id="985" w:author="Aarati AD" w:date="2023-04-06T10:12:00Z">
                  <w:rPr>
                    <w:b/>
                    <w:bCs/>
                    <w:sz w:val="24"/>
                    <w:szCs w:val="24"/>
                  </w:rPr>
                </w:rPrChange>
              </w:rPr>
            </w:pPr>
            <w:r>
              <w:rPr>
                <w:rFonts w:ascii="Times New Roman" w:hAnsi="Times New Roman" w:cs="Times New Roman"/>
                <w:b/>
                <w:bCs/>
                <w:sz w:val="24"/>
                <w:szCs w:val="24"/>
                <w:rPrChange w:id="986" w:author="Aarati AD" w:date="2023-04-06T10:12:00Z">
                  <w:rPr>
                    <w:b/>
                    <w:bCs/>
                    <w:sz w:val="24"/>
                    <w:szCs w:val="24"/>
                  </w:rPr>
                </w:rPrChange>
              </w:rPr>
              <w:t>Select avg(standard_qty) as std_Avg, avg(gloss_qty) as g_avg, avg(poster_qty) as p_avg</w:t>
            </w:r>
          </w:p>
          <w:p w14:paraId="225AED48" w14:textId="77777777" w:rsidR="00254258" w:rsidRPr="00254258" w:rsidRDefault="00304EF3">
            <w:pPr>
              <w:rPr>
                <w:rFonts w:ascii="Times New Roman" w:hAnsi="Times New Roman" w:cs="Times New Roman"/>
                <w:b/>
                <w:bCs/>
                <w:sz w:val="24"/>
                <w:szCs w:val="24"/>
                <w:rPrChange w:id="987" w:author="Aarati AD" w:date="2023-04-06T10:12:00Z">
                  <w:rPr>
                    <w:b/>
                    <w:bCs/>
                    <w:sz w:val="24"/>
                    <w:szCs w:val="24"/>
                  </w:rPr>
                </w:rPrChange>
              </w:rPr>
            </w:pPr>
            <w:r>
              <w:rPr>
                <w:rFonts w:ascii="Times New Roman" w:hAnsi="Times New Roman" w:cs="Times New Roman"/>
                <w:b/>
                <w:bCs/>
                <w:sz w:val="24"/>
                <w:szCs w:val="24"/>
                <w:rPrChange w:id="988" w:author="Aarati AD" w:date="2023-04-06T10:12:00Z">
                  <w:rPr>
                    <w:b/>
                    <w:bCs/>
                    <w:sz w:val="24"/>
                    <w:szCs w:val="24"/>
                  </w:rPr>
                </w:rPrChange>
              </w:rPr>
              <w:t xml:space="preserve">from orders </w:t>
            </w:r>
          </w:p>
          <w:p w14:paraId="154DB79A" w14:textId="77777777" w:rsidR="00254258" w:rsidRPr="00254258" w:rsidRDefault="00304EF3">
            <w:pPr>
              <w:rPr>
                <w:rFonts w:ascii="Times New Roman" w:hAnsi="Times New Roman" w:cs="Times New Roman"/>
                <w:b/>
                <w:bCs/>
                <w:sz w:val="24"/>
                <w:szCs w:val="24"/>
                <w:rPrChange w:id="989" w:author="Aarati AD" w:date="2023-04-06T10:12:00Z">
                  <w:rPr>
                    <w:b/>
                    <w:bCs/>
                    <w:sz w:val="24"/>
                    <w:szCs w:val="24"/>
                  </w:rPr>
                </w:rPrChange>
              </w:rPr>
            </w:pPr>
            <w:r>
              <w:rPr>
                <w:rFonts w:ascii="Times New Roman" w:hAnsi="Times New Roman" w:cs="Times New Roman"/>
                <w:b/>
                <w:bCs/>
                <w:sz w:val="24"/>
                <w:szCs w:val="24"/>
                <w:rPrChange w:id="990" w:author="Aarati AD" w:date="2023-04-06T10:12:00Z">
                  <w:rPr>
                    <w:b/>
                    <w:bCs/>
                    <w:sz w:val="24"/>
                    <w:szCs w:val="24"/>
                  </w:rPr>
                </w:rPrChange>
              </w:rPr>
              <w:t>where date_trunc('month' , occurred_at) =</w:t>
            </w:r>
          </w:p>
          <w:p w14:paraId="61895D9E" w14:textId="77777777" w:rsidR="00254258" w:rsidRPr="00254258" w:rsidRDefault="00304EF3">
            <w:pPr>
              <w:rPr>
                <w:rFonts w:ascii="Times New Roman" w:hAnsi="Times New Roman" w:cs="Times New Roman"/>
                <w:b/>
                <w:bCs/>
                <w:sz w:val="24"/>
                <w:szCs w:val="24"/>
                <w:rPrChange w:id="991" w:author="Aarati AD" w:date="2023-04-06T10:12:00Z">
                  <w:rPr>
                    <w:b/>
                    <w:bCs/>
                    <w:sz w:val="24"/>
                    <w:szCs w:val="24"/>
                  </w:rPr>
                </w:rPrChange>
              </w:rPr>
            </w:pPr>
            <w:r>
              <w:rPr>
                <w:rFonts w:ascii="Times New Roman" w:hAnsi="Times New Roman" w:cs="Times New Roman"/>
                <w:b/>
                <w:bCs/>
                <w:sz w:val="24"/>
                <w:szCs w:val="24"/>
                <w:rPrChange w:id="992" w:author="Aarati AD" w:date="2023-04-06T10:12:00Z">
                  <w:rPr>
                    <w:b/>
                    <w:bCs/>
                    <w:sz w:val="24"/>
                    <w:szCs w:val="24"/>
                  </w:rPr>
                </w:rPrChange>
              </w:rPr>
              <w:t xml:space="preserve">    (Select date_trunc('month',min(occurred_at))</w:t>
            </w:r>
          </w:p>
          <w:p w14:paraId="6DD96BF5" w14:textId="77777777" w:rsidR="00254258" w:rsidRPr="00254258" w:rsidRDefault="00304EF3">
            <w:pPr>
              <w:rPr>
                <w:rFonts w:ascii="Times New Roman" w:hAnsi="Times New Roman" w:cs="Times New Roman"/>
                <w:b/>
                <w:bCs/>
                <w:sz w:val="24"/>
                <w:szCs w:val="24"/>
                <w:rPrChange w:id="993" w:author="Aarati AD" w:date="2023-04-06T10:12:00Z">
                  <w:rPr>
                    <w:b/>
                    <w:bCs/>
                    <w:sz w:val="24"/>
                    <w:szCs w:val="24"/>
                  </w:rPr>
                </w:rPrChange>
              </w:rPr>
            </w:pPr>
            <w:r>
              <w:rPr>
                <w:rFonts w:ascii="Times New Roman" w:hAnsi="Times New Roman" w:cs="Times New Roman"/>
                <w:b/>
                <w:bCs/>
                <w:sz w:val="24"/>
                <w:szCs w:val="24"/>
                <w:rPrChange w:id="994" w:author="Aarati AD" w:date="2023-04-06T10:12:00Z">
                  <w:rPr>
                    <w:b/>
                    <w:bCs/>
                    <w:sz w:val="24"/>
                    <w:szCs w:val="24"/>
                  </w:rPr>
                </w:rPrChange>
              </w:rPr>
              <w:t xml:space="preserve">     from orders);</w:t>
            </w:r>
          </w:p>
          <w:p w14:paraId="490F95FB" w14:textId="77777777" w:rsidR="00254258" w:rsidRPr="00254258" w:rsidRDefault="00304EF3">
            <w:pPr>
              <w:rPr>
                <w:rFonts w:ascii="Times New Roman" w:hAnsi="Times New Roman" w:cs="Times New Roman"/>
                <w:b/>
                <w:bCs/>
                <w:sz w:val="24"/>
                <w:szCs w:val="24"/>
                <w:rPrChange w:id="995" w:author="Aarati AD" w:date="2023-04-06T10:12:00Z">
                  <w:rPr>
                    <w:b/>
                    <w:bCs/>
                    <w:sz w:val="24"/>
                    <w:szCs w:val="24"/>
                  </w:rPr>
                </w:rPrChange>
              </w:rPr>
            </w:pPr>
            <w:r>
              <w:rPr>
                <w:rFonts w:ascii="Times New Roman" w:hAnsi="Times New Roman" w:cs="Times New Roman"/>
                <w:b/>
                <w:bCs/>
                <w:sz w:val="24"/>
                <w:szCs w:val="24"/>
                <w:rPrChange w:id="996" w:author="Aarati AD" w:date="2023-04-06T10:12:00Z">
                  <w:rPr>
                    <w:b/>
                    <w:bCs/>
                    <w:sz w:val="24"/>
                    <w:szCs w:val="24"/>
                  </w:rPr>
                </w:rPrChange>
              </w:rPr>
              <w:t xml:space="preserve">                               </w:t>
            </w:r>
          </w:p>
          <w:p w14:paraId="75F9A150" w14:textId="77777777" w:rsidR="00254258" w:rsidRPr="00254258" w:rsidRDefault="00254258">
            <w:pPr>
              <w:rPr>
                <w:rFonts w:ascii="Times New Roman" w:hAnsi="Times New Roman" w:cs="Times New Roman"/>
                <w:b/>
                <w:bCs/>
                <w:sz w:val="24"/>
                <w:szCs w:val="24"/>
                <w:rPrChange w:id="997" w:author="Aarati AD" w:date="2023-04-06T10:12:00Z">
                  <w:rPr>
                    <w:b/>
                    <w:bCs/>
                    <w:sz w:val="24"/>
                    <w:szCs w:val="24"/>
                  </w:rPr>
                </w:rPrChange>
              </w:rPr>
            </w:pPr>
          </w:p>
          <w:p w14:paraId="04AE5FD2" w14:textId="77777777" w:rsidR="00254258" w:rsidRPr="00254258" w:rsidRDefault="00254258">
            <w:pPr>
              <w:rPr>
                <w:rFonts w:ascii="Times New Roman" w:hAnsi="Times New Roman" w:cs="Times New Roman"/>
                <w:b/>
                <w:bCs/>
                <w:sz w:val="24"/>
                <w:szCs w:val="24"/>
                <w:rPrChange w:id="998" w:author="Aarati AD" w:date="2023-04-06T10:12:00Z">
                  <w:rPr>
                    <w:b/>
                    <w:bCs/>
                    <w:sz w:val="24"/>
                    <w:szCs w:val="24"/>
                  </w:rPr>
                </w:rPrChange>
              </w:rPr>
            </w:pPr>
          </w:p>
          <w:p w14:paraId="309EA22E" w14:textId="77777777" w:rsidR="00254258" w:rsidRPr="00254258" w:rsidRDefault="00254258">
            <w:pPr>
              <w:rPr>
                <w:rFonts w:ascii="Times New Roman" w:hAnsi="Times New Roman" w:cs="Times New Roman"/>
                <w:b/>
                <w:bCs/>
                <w:sz w:val="24"/>
                <w:szCs w:val="24"/>
                <w:rPrChange w:id="999" w:author="Aarati AD" w:date="2023-04-06T10:12:00Z">
                  <w:rPr>
                    <w:b/>
                    <w:bCs/>
                    <w:sz w:val="24"/>
                    <w:szCs w:val="24"/>
                  </w:rPr>
                </w:rPrChange>
              </w:rPr>
            </w:pPr>
          </w:p>
        </w:tc>
      </w:tr>
    </w:tbl>
    <w:p w14:paraId="0378FB23" w14:textId="77777777" w:rsidR="00254258" w:rsidRPr="00254258" w:rsidRDefault="00254258">
      <w:pPr>
        <w:rPr>
          <w:rFonts w:ascii="Times New Roman" w:hAnsi="Times New Roman" w:cs="Times New Roman"/>
          <w:color w:val="0B0B0B"/>
          <w:shd w:val="clear" w:color="auto" w:fill="FFFFFF"/>
          <w:rPrChange w:id="1000" w:author="Aarati AD" w:date="2023-04-06T10:12:00Z">
            <w:rPr>
              <w:rFonts w:ascii="Open Sans" w:hAnsi="Open Sans" w:cs="Open Sans"/>
              <w:color w:val="0B0B0B"/>
              <w:shd w:val="clear" w:color="auto" w:fill="FFFFFF"/>
            </w:rPr>
          </w:rPrChange>
        </w:rPr>
      </w:pPr>
    </w:p>
    <w:p w14:paraId="5347235D" w14:textId="77777777" w:rsidR="00254258" w:rsidRPr="00254258" w:rsidRDefault="00304EF3">
      <w:pPr>
        <w:rPr>
          <w:rFonts w:ascii="Times New Roman" w:hAnsi="Times New Roman" w:cs="Times New Roman"/>
          <w:color w:val="0B0B0B"/>
          <w:shd w:val="clear" w:color="auto" w:fill="FFFFFF"/>
          <w:rPrChange w:id="100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02" w:author="Aarati AD" w:date="2023-04-06T10:12:00Z">
            <w:rPr>
              <w:rFonts w:ascii="Open Sans" w:hAnsi="Open Sans" w:cs="Open Sans"/>
              <w:color w:val="0B0B0B"/>
              <w:shd w:val="clear" w:color="auto" w:fill="FFFFFF"/>
            </w:rPr>
          </w:rPrChange>
        </w:rPr>
        <w:t>Provide the </w:t>
      </w:r>
      <w:r>
        <w:rPr>
          <w:rStyle w:val="Strong"/>
          <w:rFonts w:ascii="Times New Roman" w:hAnsi="Times New Roman" w:cs="Times New Roman"/>
          <w:color w:val="0B0B0B"/>
          <w:bdr w:val="single" w:sz="2" w:space="0" w:color="auto"/>
          <w:shd w:val="clear" w:color="auto" w:fill="FFFFFF"/>
          <w:rPrChange w:id="1003" w:author="Aarati AD" w:date="2023-04-06T10:12:00Z">
            <w:rPr>
              <w:rStyle w:val="Strong"/>
              <w:rFonts w:ascii="Open Sans" w:hAnsi="Open Sans" w:cs="Open Sans"/>
              <w:color w:val="0B0B0B"/>
              <w:bdr w:val="single" w:sz="2" w:space="0" w:color="auto"/>
              <w:shd w:val="clear" w:color="auto" w:fill="FFFFFF"/>
            </w:rPr>
          </w:rPrChange>
        </w:rPr>
        <w:t>name</w:t>
      </w:r>
      <w:r>
        <w:rPr>
          <w:rFonts w:ascii="Times New Roman" w:hAnsi="Times New Roman" w:cs="Times New Roman"/>
          <w:color w:val="0B0B0B"/>
          <w:shd w:val="clear" w:color="auto" w:fill="FFFFFF"/>
          <w:rPrChange w:id="1004" w:author="Aarati AD" w:date="2023-04-06T10:12:00Z">
            <w:rPr>
              <w:rFonts w:ascii="Open Sans" w:hAnsi="Open Sans" w:cs="Open Sans"/>
              <w:color w:val="0B0B0B"/>
              <w:shd w:val="clear" w:color="auto" w:fill="FFFFFF"/>
            </w:rPr>
          </w:rPrChange>
        </w:rPr>
        <w:t> of the </w:t>
      </w:r>
      <w:r>
        <w:rPr>
          <w:rStyle w:val="Strong"/>
          <w:rFonts w:ascii="Times New Roman" w:hAnsi="Times New Roman" w:cs="Times New Roman"/>
          <w:color w:val="0B0B0B"/>
          <w:bdr w:val="single" w:sz="2" w:space="0" w:color="auto"/>
          <w:shd w:val="clear" w:color="auto" w:fill="FFFFFF"/>
          <w:rPrChange w:id="1005" w:author="Aarati AD" w:date="2023-04-06T10:12:00Z">
            <w:rPr>
              <w:rStyle w:val="Strong"/>
              <w:rFonts w:ascii="Open Sans" w:hAnsi="Open Sans" w:cs="Open Sans"/>
              <w:color w:val="0B0B0B"/>
              <w:bdr w:val="single" w:sz="2" w:space="0" w:color="auto"/>
              <w:shd w:val="clear" w:color="auto" w:fill="FFFFFF"/>
            </w:rPr>
          </w:rPrChange>
        </w:rPr>
        <w:t>sales_rep</w:t>
      </w:r>
      <w:r>
        <w:rPr>
          <w:rFonts w:ascii="Times New Roman" w:hAnsi="Times New Roman" w:cs="Times New Roman"/>
          <w:color w:val="0B0B0B"/>
          <w:shd w:val="clear" w:color="auto" w:fill="FFFFFF"/>
          <w:rPrChange w:id="1006" w:author="Aarati AD" w:date="2023-04-06T10:12:00Z">
            <w:rPr>
              <w:rFonts w:ascii="Open Sans" w:hAnsi="Open Sans" w:cs="Open Sans"/>
              <w:color w:val="0B0B0B"/>
              <w:shd w:val="clear" w:color="auto" w:fill="FFFFFF"/>
            </w:rPr>
          </w:rPrChange>
        </w:rPr>
        <w:t> in each </w:t>
      </w:r>
      <w:r>
        <w:rPr>
          <w:rStyle w:val="Strong"/>
          <w:rFonts w:ascii="Times New Roman" w:hAnsi="Times New Roman" w:cs="Times New Roman"/>
          <w:color w:val="0B0B0B"/>
          <w:bdr w:val="single" w:sz="2" w:space="0" w:color="auto"/>
          <w:shd w:val="clear" w:color="auto" w:fill="FFFFFF"/>
          <w:rPrChange w:id="1007" w:author="Aarati AD" w:date="2023-04-06T10:12:00Z">
            <w:rPr>
              <w:rStyle w:val="Strong"/>
              <w:rFonts w:ascii="Open Sans" w:hAnsi="Open Sans" w:cs="Open Sans"/>
              <w:color w:val="0B0B0B"/>
              <w:bdr w:val="single" w:sz="2" w:space="0" w:color="auto"/>
              <w:shd w:val="clear" w:color="auto" w:fill="FFFFFF"/>
            </w:rPr>
          </w:rPrChange>
        </w:rPr>
        <w:t>region</w:t>
      </w:r>
      <w:r>
        <w:rPr>
          <w:rFonts w:ascii="Times New Roman" w:hAnsi="Times New Roman" w:cs="Times New Roman"/>
          <w:color w:val="0B0B0B"/>
          <w:shd w:val="clear" w:color="auto" w:fill="FFFFFF"/>
          <w:rPrChange w:id="1008" w:author="Aarati AD" w:date="2023-04-06T10:12:00Z">
            <w:rPr>
              <w:rFonts w:ascii="Open Sans" w:hAnsi="Open Sans" w:cs="Open Sans"/>
              <w:color w:val="0B0B0B"/>
              <w:shd w:val="clear" w:color="auto" w:fill="FFFFFF"/>
            </w:rPr>
          </w:rPrChange>
        </w:rPr>
        <w:t> with the largest amount of </w:t>
      </w:r>
      <w:r>
        <w:rPr>
          <w:rStyle w:val="Strong"/>
          <w:rFonts w:ascii="Times New Roman" w:hAnsi="Times New Roman" w:cs="Times New Roman"/>
          <w:color w:val="0B0B0B"/>
          <w:bdr w:val="single" w:sz="2" w:space="0" w:color="auto"/>
          <w:shd w:val="clear" w:color="auto" w:fill="FFFFFF"/>
          <w:rPrChange w:id="1009" w:author="Aarati AD" w:date="2023-04-06T10:12:00Z">
            <w:rPr>
              <w:rStyle w:val="Strong"/>
              <w:rFonts w:ascii="Open Sans" w:hAnsi="Open Sans" w:cs="Open Sans"/>
              <w:color w:val="0B0B0B"/>
              <w:bdr w:val="single" w:sz="2" w:space="0" w:color="auto"/>
              <w:shd w:val="clear" w:color="auto" w:fill="FFFFFF"/>
            </w:rPr>
          </w:rPrChange>
        </w:rPr>
        <w:t>total_amt_usd</w:t>
      </w:r>
      <w:r>
        <w:rPr>
          <w:rFonts w:ascii="Times New Roman" w:hAnsi="Times New Roman" w:cs="Times New Roman"/>
          <w:color w:val="0B0B0B"/>
          <w:shd w:val="clear" w:color="auto" w:fill="FFFFFF"/>
          <w:rPrChange w:id="1010" w:author="Aarati AD" w:date="2023-04-06T10:12:00Z">
            <w:rPr>
              <w:rFonts w:ascii="Open Sans" w:hAnsi="Open Sans" w:cs="Open Sans"/>
              <w:color w:val="0B0B0B"/>
              <w:shd w:val="clear" w:color="auto" w:fill="FFFFFF"/>
            </w:rPr>
          </w:rPrChange>
        </w:rPr>
        <w:t xml:space="preserve"> sales. </w:t>
      </w:r>
    </w:p>
    <w:p w14:paraId="6B2482B8" w14:textId="77777777" w:rsidR="00254258" w:rsidRPr="00254258" w:rsidRDefault="00304EF3">
      <w:pPr>
        <w:rPr>
          <w:rFonts w:ascii="Times New Roman" w:hAnsi="Times New Roman" w:cs="Times New Roman"/>
          <w:color w:val="0B0B0B"/>
          <w:shd w:val="clear" w:color="auto" w:fill="FFFFFF"/>
          <w:rPrChange w:id="101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12" w:author="Aarati AD" w:date="2023-04-06T10:12:00Z">
            <w:rPr>
              <w:rFonts w:ascii="Open Sans" w:hAnsi="Open Sans" w:cs="Open Sans"/>
              <w:color w:val="0B0B0B"/>
              <w:shd w:val="clear" w:color="auto" w:fill="FFFFFF"/>
            </w:rPr>
          </w:rPrChange>
        </w:rPr>
        <w:br/>
      </w:r>
      <w:r>
        <w:rPr>
          <w:rFonts w:ascii="Times New Roman" w:hAnsi="Times New Roman" w:cs="Times New Roman"/>
          <w:b/>
          <w:bCs/>
          <w:color w:val="0B0B0B"/>
          <w:shd w:val="clear" w:color="auto" w:fill="FFFFFF"/>
          <w:rPrChange w:id="1013" w:author="Aarati AD" w:date="2023-04-06T10:12:00Z">
            <w:rPr>
              <w:rFonts w:ascii="Open Sans" w:hAnsi="Open Sans" w:cs="Open Sans"/>
              <w:b/>
              <w:bCs/>
              <w:color w:val="0B0B0B"/>
              <w:shd w:val="clear" w:color="auto" w:fill="FFFFFF"/>
            </w:rPr>
          </w:rPrChange>
        </w:rPr>
        <w:t>------------------------------------------------------------------------------------------------------------------------------------</w:t>
      </w:r>
    </w:p>
    <w:p w14:paraId="72B7C82C" w14:textId="77777777" w:rsidR="00254258" w:rsidRPr="00254258" w:rsidRDefault="00304EF3">
      <w:pPr>
        <w:rPr>
          <w:rFonts w:ascii="Times New Roman" w:hAnsi="Times New Roman" w:cs="Times New Roman"/>
          <w:color w:val="0B0B0B"/>
          <w:shd w:val="clear" w:color="auto" w:fill="FFFFFF"/>
          <w:rPrChange w:id="1014" w:author="Aarati AD" w:date="2023-04-06T10:12:00Z">
            <w:rPr>
              <w:rFonts w:ascii="Open Sans" w:hAnsi="Open Sans" w:cs="Open Sans"/>
              <w:color w:val="0B0B0B"/>
              <w:shd w:val="clear" w:color="auto" w:fill="FFFFFF"/>
            </w:rPr>
          </w:rPrChange>
        </w:rPr>
      </w:pPr>
      <w:commentRangeStart w:id="1015"/>
      <w:r>
        <w:rPr>
          <w:rFonts w:ascii="Times New Roman" w:hAnsi="Times New Roman" w:cs="Times New Roman"/>
          <w:color w:val="0B0B0B"/>
          <w:shd w:val="clear" w:color="auto" w:fill="FFFFFF"/>
          <w:rPrChange w:id="1016" w:author="Aarati AD" w:date="2023-04-06T10:12:00Z">
            <w:rPr>
              <w:rFonts w:ascii="Open Sans" w:hAnsi="Open Sans" w:cs="Open Sans"/>
              <w:color w:val="0B0B0B"/>
              <w:shd w:val="clear" w:color="auto" w:fill="FFFFFF"/>
            </w:rPr>
          </w:rPrChange>
        </w:rPr>
        <w:t>Select  rname, max(total)</w:t>
      </w:r>
    </w:p>
    <w:p w14:paraId="0F873F97" w14:textId="77777777" w:rsidR="00254258" w:rsidRPr="00254258" w:rsidRDefault="00304EF3">
      <w:pPr>
        <w:rPr>
          <w:rFonts w:ascii="Times New Roman" w:hAnsi="Times New Roman" w:cs="Times New Roman"/>
          <w:color w:val="0B0B0B"/>
          <w:shd w:val="clear" w:color="auto" w:fill="FFFFFF"/>
          <w:rPrChange w:id="101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18" w:author="Aarati AD" w:date="2023-04-06T10:12:00Z">
            <w:rPr>
              <w:rFonts w:ascii="Open Sans" w:hAnsi="Open Sans" w:cs="Open Sans"/>
              <w:color w:val="0B0B0B"/>
              <w:shd w:val="clear" w:color="auto" w:fill="FFFFFF"/>
            </w:rPr>
          </w:rPrChange>
        </w:rPr>
        <w:t>From (</w:t>
      </w:r>
    </w:p>
    <w:p w14:paraId="529F4438" w14:textId="77777777" w:rsidR="00254258" w:rsidRPr="00254258" w:rsidRDefault="00304EF3">
      <w:pPr>
        <w:ind w:left="720"/>
        <w:rPr>
          <w:rFonts w:ascii="Times New Roman" w:hAnsi="Times New Roman" w:cs="Times New Roman"/>
          <w:color w:val="0B0B0B"/>
          <w:shd w:val="clear" w:color="auto" w:fill="FFFFFF"/>
          <w:rPrChange w:id="101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20" w:author="Aarati AD" w:date="2023-04-06T10:12:00Z">
            <w:rPr>
              <w:rFonts w:ascii="Open Sans" w:hAnsi="Open Sans" w:cs="Open Sans"/>
              <w:color w:val="0B0B0B"/>
              <w:shd w:val="clear" w:color="auto" w:fill="FFFFFF"/>
            </w:rPr>
          </w:rPrChange>
        </w:rPr>
        <w:t>Select   r.name as rname , sr.name  as rpname , sum(o.total_amt_usd) total</w:t>
      </w:r>
    </w:p>
    <w:p w14:paraId="4308F34F" w14:textId="77777777" w:rsidR="00254258" w:rsidRPr="00254258" w:rsidRDefault="00304EF3">
      <w:pPr>
        <w:ind w:left="720"/>
        <w:rPr>
          <w:rFonts w:ascii="Times New Roman" w:hAnsi="Times New Roman" w:cs="Times New Roman"/>
          <w:color w:val="0B0B0B"/>
          <w:shd w:val="clear" w:color="auto" w:fill="FFFFFF"/>
          <w:rPrChange w:id="102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22" w:author="Aarati AD" w:date="2023-04-06T10:12:00Z">
            <w:rPr>
              <w:rFonts w:ascii="Open Sans" w:hAnsi="Open Sans" w:cs="Open Sans"/>
              <w:color w:val="0B0B0B"/>
              <w:shd w:val="clear" w:color="auto" w:fill="FFFFFF"/>
            </w:rPr>
          </w:rPrChange>
        </w:rPr>
        <w:t>From sales_reps sr</w:t>
      </w:r>
    </w:p>
    <w:p w14:paraId="496AE4CE" w14:textId="77777777" w:rsidR="00254258" w:rsidRPr="00254258" w:rsidRDefault="00304EF3">
      <w:pPr>
        <w:ind w:left="720"/>
        <w:rPr>
          <w:rFonts w:ascii="Times New Roman" w:hAnsi="Times New Roman" w:cs="Times New Roman"/>
          <w:color w:val="0B0B0B"/>
          <w:shd w:val="clear" w:color="auto" w:fill="FFFFFF"/>
          <w:rPrChange w:id="102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24" w:author="Aarati AD" w:date="2023-04-06T10:12:00Z">
            <w:rPr>
              <w:rFonts w:ascii="Open Sans" w:hAnsi="Open Sans" w:cs="Open Sans"/>
              <w:color w:val="0B0B0B"/>
              <w:shd w:val="clear" w:color="auto" w:fill="FFFFFF"/>
            </w:rPr>
          </w:rPrChange>
        </w:rPr>
        <w:t>Join region r</w:t>
      </w:r>
    </w:p>
    <w:p w14:paraId="24D89B23" w14:textId="77777777" w:rsidR="00254258" w:rsidRPr="00254258" w:rsidRDefault="00304EF3">
      <w:pPr>
        <w:ind w:left="720"/>
        <w:rPr>
          <w:rFonts w:ascii="Times New Roman" w:hAnsi="Times New Roman" w:cs="Times New Roman"/>
          <w:color w:val="0B0B0B"/>
          <w:shd w:val="clear" w:color="auto" w:fill="FFFFFF"/>
          <w:rPrChange w:id="102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26" w:author="Aarati AD" w:date="2023-04-06T10:12:00Z">
            <w:rPr>
              <w:rFonts w:ascii="Open Sans" w:hAnsi="Open Sans" w:cs="Open Sans"/>
              <w:color w:val="0B0B0B"/>
              <w:shd w:val="clear" w:color="auto" w:fill="FFFFFF"/>
            </w:rPr>
          </w:rPrChange>
        </w:rPr>
        <w:t xml:space="preserve">On sr.region_id = r.id </w:t>
      </w:r>
    </w:p>
    <w:p w14:paraId="24C46190" w14:textId="77777777" w:rsidR="00254258" w:rsidRPr="00254258" w:rsidRDefault="00304EF3">
      <w:pPr>
        <w:ind w:left="720"/>
        <w:rPr>
          <w:rFonts w:ascii="Times New Roman" w:hAnsi="Times New Roman" w:cs="Times New Roman"/>
          <w:color w:val="0B0B0B"/>
          <w:shd w:val="clear" w:color="auto" w:fill="FFFFFF"/>
          <w:rPrChange w:id="102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28" w:author="Aarati AD" w:date="2023-04-06T10:12:00Z">
            <w:rPr>
              <w:rFonts w:ascii="Open Sans" w:hAnsi="Open Sans" w:cs="Open Sans"/>
              <w:color w:val="0B0B0B"/>
              <w:shd w:val="clear" w:color="auto" w:fill="FFFFFF"/>
            </w:rPr>
          </w:rPrChange>
        </w:rPr>
        <w:t>Join accounts a</w:t>
      </w:r>
    </w:p>
    <w:p w14:paraId="1CDF8E9B" w14:textId="77777777" w:rsidR="00254258" w:rsidRPr="00254258" w:rsidRDefault="00304EF3">
      <w:pPr>
        <w:ind w:left="720"/>
        <w:rPr>
          <w:rFonts w:ascii="Times New Roman" w:hAnsi="Times New Roman" w:cs="Times New Roman"/>
          <w:color w:val="0B0B0B"/>
          <w:shd w:val="clear" w:color="auto" w:fill="FFFFFF"/>
          <w:rPrChange w:id="102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30" w:author="Aarati AD" w:date="2023-04-06T10:12:00Z">
            <w:rPr>
              <w:rFonts w:ascii="Open Sans" w:hAnsi="Open Sans" w:cs="Open Sans"/>
              <w:color w:val="0B0B0B"/>
              <w:shd w:val="clear" w:color="auto" w:fill="FFFFFF"/>
            </w:rPr>
          </w:rPrChange>
        </w:rPr>
        <w:t>On a.sales_rep_id = sr.id</w:t>
      </w:r>
    </w:p>
    <w:p w14:paraId="476E9A1D" w14:textId="77777777" w:rsidR="00254258" w:rsidRPr="00254258" w:rsidRDefault="00304EF3">
      <w:pPr>
        <w:ind w:left="720"/>
        <w:rPr>
          <w:rFonts w:ascii="Times New Roman" w:hAnsi="Times New Roman" w:cs="Times New Roman"/>
          <w:color w:val="0B0B0B"/>
          <w:shd w:val="clear" w:color="auto" w:fill="FFFFFF"/>
          <w:rPrChange w:id="103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32" w:author="Aarati AD" w:date="2023-04-06T10:12:00Z">
            <w:rPr>
              <w:rFonts w:ascii="Open Sans" w:hAnsi="Open Sans" w:cs="Open Sans"/>
              <w:color w:val="0B0B0B"/>
              <w:shd w:val="clear" w:color="auto" w:fill="FFFFFF"/>
            </w:rPr>
          </w:rPrChange>
        </w:rPr>
        <w:t xml:space="preserve">Join orders </w:t>
      </w:r>
    </w:p>
    <w:p w14:paraId="791B2126" w14:textId="77777777" w:rsidR="00254258" w:rsidRPr="00254258" w:rsidRDefault="00304EF3">
      <w:pPr>
        <w:ind w:left="720"/>
        <w:rPr>
          <w:rFonts w:ascii="Times New Roman" w:hAnsi="Times New Roman" w:cs="Times New Roman"/>
          <w:color w:val="0B0B0B"/>
          <w:shd w:val="clear" w:color="auto" w:fill="FFFFFF"/>
          <w:rPrChange w:id="103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34" w:author="Aarati AD" w:date="2023-04-06T10:12:00Z">
            <w:rPr>
              <w:rFonts w:ascii="Open Sans" w:hAnsi="Open Sans" w:cs="Open Sans"/>
              <w:color w:val="0B0B0B"/>
              <w:shd w:val="clear" w:color="auto" w:fill="FFFFFF"/>
            </w:rPr>
          </w:rPrChange>
        </w:rPr>
        <w:t>On a.id = o.account_id</w:t>
      </w:r>
    </w:p>
    <w:p w14:paraId="20D3AE1C" w14:textId="77777777" w:rsidR="00254258" w:rsidRPr="00254258" w:rsidRDefault="00304EF3">
      <w:pPr>
        <w:ind w:left="720"/>
        <w:rPr>
          <w:rFonts w:ascii="Times New Roman" w:hAnsi="Times New Roman" w:cs="Times New Roman"/>
          <w:color w:val="0B0B0B"/>
          <w:shd w:val="clear" w:color="auto" w:fill="FFFFFF"/>
          <w:rPrChange w:id="103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36" w:author="Aarati AD" w:date="2023-04-06T10:12:00Z">
            <w:rPr>
              <w:rFonts w:ascii="Open Sans" w:hAnsi="Open Sans" w:cs="Open Sans"/>
              <w:color w:val="0B0B0B"/>
              <w:shd w:val="clear" w:color="auto" w:fill="FFFFFF"/>
            </w:rPr>
          </w:rPrChange>
        </w:rPr>
        <w:t>Group by (1 , 2)</w:t>
      </w:r>
    </w:p>
    <w:p w14:paraId="73CB3306" w14:textId="77777777" w:rsidR="00254258" w:rsidRPr="00254258" w:rsidRDefault="00304EF3">
      <w:pPr>
        <w:ind w:left="720"/>
        <w:rPr>
          <w:rFonts w:ascii="Times New Roman" w:hAnsi="Times New Roman" w:cs="Times New Roman"/>
          <w:color w:val="0B0B0B"/>
          <w:shd w:val="clear" w:color="auto" w:fill="FFFFFF"/>
          <w:rPrChange w:id="103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38" w:author="Aarati AD" w:date="2023-04-06T10:12:00Z">
            <w:rPr>
              <w:rFonts w:ascii="Open Sans" w:hAnsi="Open Sans" w:cs="Open Sans"/>
              <w:color w:val="0B0B0B"/>
              <w:shd w:val="clear" w:color="auto" w:fill="FFFFFF"/>
            </w:rPr>
          </w:rPrChange>
        </w:rPr>
        <w:t>) t1</w:t>
      </w:r>
    </w:p>
    <w:p w14:paraId="557158A0" w14:textId="77777777" w:rsidR="00254258" w:rsidRPr="00254258" w:rsidRDefault="00304EF3">
      <w:pPr>
        <w:rPr>
          <w:rFonts w:ascii="Times New Roman" w:hAnsi="Times New Roman" w:cs="Times New Roman"/>
          <w:color w:val="0B0B0B"/>
          <w:shd w:val="clear" w:color="auto" w:fill="FFFFFF"/>
          <w:rPrChange w:id="103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40" w:author="Aarati AD" w:date="2023-04-06T10:12:00Z">
            <w:rPr>
              <w:rFonts w:ascii="Open Sans" w:hAnsi="Open Sans" w:cs="Open Sans"/>
              <w:color w:val="0B0B0B"/>
              <w:shd w:val="clear" w:color="auto" w:fill="FFFFFF"/>
            </w:rPr>
          </w:rPrChange>
        </w:rPr>
        <w:t xml:space="preserve">Group by 1 </w:t>
      </w:r>
      <w:commentRangeEnd w:id="1015"/>
      <w:r>
        <w:commentReference w:id="1015"/>
      </w:r>
    </w:p>
    <w:p w14:paraId="7861DE3E" w14:textId="77777777" w:rsidR="00254258" w:rsidRPr="00254258" w:rsidRDefault="00304EF3">
      <w:pPr>
        <w:rPr>
          <w:rFonts w:ascii="Times New Roman" w:hAnsi="Times New Roman" w:cs="Times New Roman"/>
          <w:b/>
          <w:bCs/>
          <w:color w:val="0B0B0B"/>
          <w:shd w:val="clear" w:color="auto" w:fill="FFFFFF"/>
          <w:rPrChange w:id="104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42" w:author="Aarati AD" w:date="2023-04-06T10:12:00Z">
            <w:rPr>
              <w:rFonts w:ascii="Open Sans" w:hAnsi="Open Sans" w:cs="Open Sans"/>
              <w:b/>
              <w:bCs/>
              <w:color w:val="0B0B0B"/>
              <w:shd w:val="clear" w:color="auto" w:fill="FFFFFF"/>
            </w:rPr>
          </w:rPrChange>
        </w:rPr>
        <w:t>------------------------------------------------------------------------------------------------------------------------------------</w:t>
      </w:r>
    </w:p>
    <w:p w14:paraId="5D97F4D8" w14:textId="77777777" w:rsidR="00254258" w:rsidRPr="00254258" w:rsidRDefault="00304EF3">
      <w:pPr>
        <w:rPr>
          <w:rFonts w:ascii="Times New Roman" w:hAnsi="Times New Roman" w:cs="Times New Roman"/>
          <w:color w:val="0B0B0B"/>
          <w:shd w:val="clear" w:color="auto" w:fill="FFFFFF"/>
          <w:rPrChange w:id="104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44" w:author="Aarati AD" w:date="2023-04-06T10:12:00Z">
            <w:rPr>
              <w:rFonts w:ascii="Open Sans" w:hAnsi="Open Sans" w:cs="Open Sans"/>
              <w:color w:val="0B0B0B"/>
              <w:shd w:val="clear" w:color="auto" w:fill="FFFFFF"/>
            </w:rPr>
          </w:rPrChange>
        </w:rPr>
        <w:t>SELECT region_name,rep_name, MAX(total_amt) total_amt</w:t>
      </w:r>
    </w:p>
    <w:p w14:paraId="2998FA48" w14:textId="77777777" w:rsidR="00254258" w:rsidRPr="00254258" w:rsidRDefault="00304EF3">
      <w:pPr>
        <w:rPr>
          <w:rFonts w:ascii="Times New Roman" w:hAnsi="Times New Roman" w:cs="Times New Roman"/>
          <w:color w:val="0B0B0B"/>
          <w:shd w:val="clear" w:color="auto" w:fill="FFFFFF"/>
          <w:rPrChange w:id="104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46" w:author="Aarati AD" w:date="2023-04-06T10:12:00Z">
            <w:rPr>
              <w:rFonts w:ascii="Open Sans" w:hAnsi="Open Sans" w:cs="Open Sans"/>
              <w:color w:val="0B0B0B"/>
              <w:shd w:val="clear" w:color="auto" w:fill="FFFFFF"/>
            </w:rPr>
          </w:rPrChange>
        </w:rPr>
        <w:t xml:space="preserve">        FROM(SELECT s.name rep_name, r.name region_name, SUM(o.total_amt_usd) total_amt</w:t>
      </w:r>
    </w:p>
    <w:p w14:paraId="6CC660A3" w14:textId="77777777" w:rsidR="00254258" w:rsidRPr="00254258" w:rsidRDefault="00304EF3">
      <w:pPr>
        <w:rPr>
          <w:rFonts w:ascii="Times New Roman" w:hAnsi="Times New Roman" w:cs="Times New Roman"/>
          <w:color w:val="0B0B0B"/>
          <w:shd w:val="clear" w:color="auto" w:fill="FFFFFF"/>
          <w:rPrChange w:id="104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48" w:author="Aarati AD" w:date="2023-04-06T10:12:00Z">
            <w:rPr>
              <w:rFonts w:ascii="Open Sans" w:hAnsi="Open Sans" w:cs="Open Sans"/>
              <w:color w:val="0B0B0B"/>
              <w:shd w:val="clear" w:color="auto" w:fill="FFFFFF"/>
            </w:rPr>
          </w:rPrChange>
        </w:rPr>
        <w:lastRenderedPageBreak/>
        <w:t xml:space="preserve">                FROM sales_reps s</w:t>
      </w:r>
    </w:p>
    <w:p w14:paraId="11764E2B" w14:textId="77777777" w:rsidR="00254258" w:rsidRPr="00254258" w:rsidRDefault="00304EF3">
      <w:pPr>
        <w:rPr>
          <w:rFonts w:ascii="Times New Roman" w:hAnsi="Times New Roman" w:cs="Times New Roman"/>
          <w:color w:val="0B0B0B"/>
          <w:shd w:val="clear" w:color="auto" w:fill="FFFFFF"/>
          <w:rPrChange w:id="104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50" w:author="Aarati AD" w:date="2023-04-06T10:12:00Z">
            <w:rPr>
              <w:rFonts w:ascii="Open Sans" w:hAnsi="Open Sans" w:cs="Open Sans"/>
              <w:color w:val="0B0B0B"/>
              <w:shd w:val="clear" w:color="auto" w:fill="FFFFFF"/>
            </w:rPr>
          </w:rPrChange>
        </w:rPr>
        <w:t xml:space="preserve">                JOIN accounts a</w:t>
      </w:r>
    </w:p>
    <w:p w14:paraId="02A19254" w14:textId="77777777" w:rsidR="00254258" w:rsidRPr="00254258" w:rsidRDefault="00304EF3">
      <w:pPr>
        <w:rPr>
          <w:rFonts w:ascii="Times New Roman" w:hAnsi="Times New Roman" w:cs="Times New Roman"/>
          <w:color w:val="0B0B0B"/>
          <w:shd w:val="clear" w:color="auto" w:fill="FFFFFF"/>
          <w:rPrChange w:id="105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52" w:author="Aarati AD" w:date="2023-04-06T10:12:00Z">
            <w:rPr>
              <w:rFonts w:ascii="Open Sans" w:hAnsi="Open Sans" w:cs="Open Sans"/>
              <w:color w:val="0B0B0B"/>
              <w:shd w:val="clear" w:color="auto" w:fill="FFFFFF"/>
            </w:rPr>
          </w:rPrChange>
        </w:rPr>
        <w:t xml:space="preserve">                ON a.sales_rep_id = s.id</w:t>
      </w:r>
    </w:p>
    <w:p w14:paraId="0B7757AB" w14:textId="77777777" w:rsidR="00254258" w:rsidRPr="00254258" w:rsidRDefault="00304EF3">
      <w:pPr>
        <w:rPr>
          <w:rFonts w:ascii="Times New Roman" w:hAnsi="Times New Roman" w:cs="Times New Roman"/>
          <w:color w:val="0B0B0B"/>
          <w:shd w:val="clear" w:color="auto" w:fill="FFFFFF"/>
          <w:rPrChange w:id="105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54" w:author="Aarati AD" w:date="2023-04-06T10:12:00Z">
            <w:rPr>
              <w:rFonts w:ascii="Open Sans" w:hAnsi="Open Sans" w:cs="Open Sans"/>
              <w:color w:val="0B0B0B"/>
              <w:shd w:val="clear" w:color="auto" w:fill="FFFFFF"/>
            </w:rPr>
          </w:rPrChange>
        </w:rPr>
        <w:t xml:space="preserve">                JOIN orders o</w:t>
      </w:r>
    </w:p>
    <w:p w14:paraId="7C6AE29B" w14:textId="77777777" w:rsidR="00254258" w:rsidRPr="00254258" w:rsidRDefault="00304EF3">
      <w:pPr>
        <w:rPr>
          <w:rFonts w:ascii="Times New Roman" w:hAnsi="Times New Roman" w:cs="Times New Roman"/>
          <w:color w:val="0B0B0B"/>
          <w:shd w:val="clear" w:color="auto" w:fill="FFFFFF"/>
          <w:rPrChange w:id="105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56" w:author="Aarati AD" w:date="2023-04-06T10:12:00Z">
            <w:rPr>
              <w:rFonts w:ascii="Open Sans" w:hAnsi="Open Sans" w:cs="Open Sans"/>
              <w:color w:val="0B0B0B"/>
              <w:shd w:val="clear" w:color="auto" w:fill="FFFFFF"/>
            </w:rPr>
          </w:rPrChange>
        </w:rPr>
        <w:t xml:space="preserve">                ON o.account_id = a.id</w:t>
      </w:r>
    </w:p>
    <w:p w14:paraId="2B8460F1" w14:textId="77777777" w:rsidR="00254258" w:rsidRPr="00254258" w:rsidRDefault="00304EF3">
      <w:pPr>
        <w:rPr>
          <w:rFonts w:ascii="Times New Roman" w:hAnsi="Times New Roman" w:cs="Times New Roman"/>
          <w:color w:val="0B0B0B"/>
          <w:shd w:val="clear" w:color="auto" w:fill="FFFFFF"/>
          <w:rPrChange w:id="105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58" w:author="Aarati AD" w:date="2023-04-06T10:12:00Z">
            <w:rPr>
              <w:rFonts w:ascii="Open Sans" w:hAnsi="Open Sans" w:cs="Open Sans"/>
              <w:color w:val="0B0B0B"/>
              <w:shd w:val="clear" w:color="auto" w:fill="FFFFFF"/>
            </w:rPr>
          </w:rPrChange>
        </w:rPr>
        <w:t xml:space="preserve">                JOIN region r</w:t>
      </w:r>
    </w:p>
    <w:p w14:paraId="1087C5DC" w14:textId="77777777" w:rsidR="00254258" w:rsidRPr="00254258" w:rsidRDefault="00304EF3">
      <w:pPr>
        <w:rPr>
          <w:rFonts w:ascii="Times New Roman" w:hAnsi="Times New Roman" w:cs="Times New Roman"/>
          <w:color w:val="0B0B0B"/>
          <w:shd w:val="clear" w:color="auto" w:fill="FFFFFF"/>
          <w:rPrChange w:id="105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60" w:author="Aarati AD" w:date="2023-04-06T10:12:00Z">
            <w:rPr>
              <w:rFonts w:ascii="Open Sans" w:hAnsi="Open Sans" w:cs="Open Sans"/>
              <w:color w:val="0B0B0B"/>
              <w:shd w:val="clear" w:color="auto" w:fill="FFFFFF"/>
            </w:rPr>
          </w:rPrChange>
        </w:rPr>
        <w:t xml:space="preserve">                ON r.id = s.region_id</w:t>
      </w:r>
    </w:p>
    <w:p w14:paraId="43BE4743" w14:textId="77777777" w:rsidR="00254258" w:rsidRPr="00254258" w:rsidRDefault="00304EF3">
      <w:pPr>
        <w:rPr>
          <w:rFonts w:ascii="Times New Roman" w:hAnsi="Times New Roman" w:cs="Times New Roman"/>
          <w:color w:val="0B0B0B"/>
          <w:shd w:val="clear" w:color="auto" w:fill="FFFFFF"/>
          <w:rPrChange w:id="106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62" w:author="Aarati AD" w:date="2023-04-06T10:12:00Z">
            <w:rPr>
              <w:rFonts w:ascii="Open Sans" w:hAnsi="Open Sans" w:cs="Open Sans"/>
              <w:color w:val="0B0B0B"/>
              <w:shd w:val="clear" w:color="auto" w:fill="FFFFFF"/>
            </w:rPr>
          </w:rPrChange>
        </w:rPr>
        <w:t xml:space="preserve">                GROUP BY 1, 2) t1</w:t>
      </w:r>
    </w:p>
    <w:p w14:paraId="75C0B3F9" w14:textId="77777777" w:rsidR="00254258" w:rsidRPr="00254258" w:rsidRDefault="00304EF3">
      <w:pPr>
        <w:rPr>
          <w:rFonts w:ascii="Times New Roman" w:hAnsi="Times New Roman" w:cs="Times New Roman"/>
          <w:color w:val="0B0B0B"/>
          <w:shd w:val="clear" w:color="auto" w:fill="FFFFFF"/>
          <w:rPrChange w:id="106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64" w:author="Aarati AD" w:date="2023-04-06T10:12:00Z">
            <w:rPr>
              <w:rFonts w:ascii="Open Sans" w:hAnsi="Open Sans" w:cs="Open Sans"/>
              <w:color w:val="0B0B0B"/>
              <w:shd w:val="clear" w:color="auto" w:fill="FFFFFF"/>
            </w:rPr>
          </w:rPrChange>
        </w:rPr>
        <w:t xml:space="preserve">        GROUP BY (1,2)</w:t>
      </w:r>
    </w:p>
    <w:p w14:paraId="7CC5411A" w14:textId="77777777" w:rsidR="00254258" w:rsidRPr="00254258" w:rsidRDefault="00304EF3">
      <w:pPr>
        <w:rPr>
          <w:rFonts w:ascii="Times New Roman" w:hAnsi="Times New Roman" w:cs="Times New Roman"/>
          <w:color w:val="0B0B0B"/>
          <w:shd w:val="clear" w:color="auto" w:fill="FFFFFF"/>
          <w:rPrChange w:id="106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66" w:author="Aarati AD" w:date="2023-04-06T10:12:00Z">
            <w:rPr>
              <w:rFonts w:ascii="Open Sans" w:hAnsi="Open Sans" w:cs="Open Sans"/>
              <w:color w:val="0B0B0B"/>
              <w:shd w:val="clear" w:color="auto" w:fill="FFFFFF"/>
            </w:rPr>
          </w:rPrChange>
        </w:rPr>
        <w:t xml:space="preserve">        order by 3 desc</w:t>
      </w:r>
    </w:p>
    <w:p w14:paraId="365F8725" w14:textId="77777777" w:rsidR="00254258" w:rsidRPr="00254258" w:rsidRDefault="00304EF3">
      <w:pPr>
        <w:rPr>
          <w:rFonts w:ascii="Times New Roman" w:hAnsi="Times New Roman" w:cs="Times New Roman"/>
          <w:color w:val="0B0B0B"/>
          <w:shd w:val="clear" w:color="auto" w:fill="FFFFFF"/>
          <w:rPrChange w:id="106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68" w:author="Aarati AD" w:date="2023-04-06T10:12:00Z">
            <w:rPr>
              <w:rFonts w:ascii="Open Sans" w:hAnsi="Open Sans" w:cs="Open Sans"/>
              <w:color w:val="0B0B0B"/>
              <w:shd w:val="clear" w:color="auto" w:fill="FFFFFF"/>
            </w:rPr>
          </w:rPrChange>
        </w:rPr>
        <w:t xml:space="preserve">        limit 1</w:t>
      </w:r>
      <w:r>
        <w:rPr>
          <w:rFonts w:ascii="Times New Roman" w:hAnsi="Times New Roman" w:cs="Times New Roman"/>
          <w:color w:val="0B0B0B"/>
          <w:shd w:val="clear" w:color="auto" w:fill="FFFFFF"/>
          <w:rPrChange w:id="1069" w:author="Aarati AD" w:date="2023-04-06T10:12:00Z">
            <w:rPr>
              <w:rFonts w:ascii="Open Sans" w:hAnsi="Open Sans" w:cs="Open Sans"/>
              <w:color w:val="0B0B0B"/>
              <w:shd w:val="clear" w:color="auto" w:fill="FFFFFF"/>
            </w:rPr>
          </w:rPrChange>
        </w:rPr>
        <w:br/>
      </w:r>
      <w:r>
        <w:rPr>
          <w:rFonts w:ascii="Times New Roman" w:hAnsi="Times New Roman" w:cs="Times New Roman"/>
          <w:b/>
          <w:bCs/>
          <w:color w:val="0B0B0B"/>
          <w:shd w:val="clear" w:color="auto" w:fill="FFFFFF"/>
          <w:rPrChange w:id="1070" w:author="Aarati AD" w:date="2023-04-06T10:12:00Z">
            <w:rPr>
              <w:rFonts w:ascii="Open Sans" w:hAnsi="Open Sans" w:cs="Open Sans"/>
              <w:b/>
              <w:bCs/>
              <w:color w:val="0B0B0B"/>
              <w:shd w:val="clear" w:color="auto" w:fill="FFFFFF"/>
            </w:rPr>
          </w:rPrChange>
        </w:rPr>
        <w:t>------------------------------------------------------------------------------------------------------------------------------------</w:t>
      </w:r>
    </w:p>
    <w:p w14:paraId="09D0644C" w14:textId="77777777" w:rsidR="00254258" w:rsidRPr="00254258" w:rsidRDefault="00304EF3">
      <w:pPr>
        <w:rPr>
          <w:rFonts w:ascii="Times New Roman" w:hAnsi="Times New Roman" w:cs="Times New Roman"/>
          <w:color w:val="0B0B0B"/>
          <w:shd w:val="clear" w:color="auto" w:fill="FFFFFF"/>
          <w:rPrChange w:id="107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72" w:author="Aarati AD" w:date="2023-04-06T10:12:00Z">
            <w:rPr>
              <w:rFonts w:ascii="Open Sans" w:hAnsi="Open Sans" w:cs="Open Sans"/>
              <w:color w:val="0B0B0B"/>
              <w:shd w:val="clear" w:color="auto" w:fill="FFFFFF"/>
            </w:rPr>
          </w:rPrChange>
        </w:rPr>
        <w:t>why dose not  the second solution work ?</w:t>
      </w:r>
    </w:p>
    <w:p w14:paraId="1AA46086" w14:textId="77777777" w:rsidR="00254258" w:rsidRPr="00254258" w:rsidRDefault="00304EF3">
      <w:pPr>
        <w:rPr>
          <w:rFonts w:ascii="Times New Roman" w:hAnsi="Times New Roman" w:cs="Times New Roman"/>
          <w:color w:val="0B0B0B"/>
          <w:shd w:val="clear" w:color="auto" w:fill="FFFFFF"/>
          <w:rPrChange w:id="107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74" w:author="Aarati AD" w:date="2023-04-06T10:12:00Z">
            <w:rPr>
              <w:rFonts w:ascii="Open Sans" w:hAnsi="Open Sans" w:cs="Open Sans"/>
              <w:color w:val="0B0B0B"/>
              <w:shd w:val="clear" w:color="auto" w:fill="FFFFFF"/>
            </w:rPr>
          </w:rPrChange>
        </w:rPr>
        <w:t xml:space="preserve">Because first inner query returns the region name, representative name and corresponding sum pf the total_amount_usd made in that region   </w:t>
      </w:r>
    </w:p>
    <w:p w14:paraId="2F17AEE6" w14:textId="77777777" w:rsidR="00254258" w:rsidRPr="00254258" w:rsidRDefault="00304EF3">
      <w:pPr>
        <w:rPr>
          <w:rFonts w:ascii="Times New Roman" w:hAnsi="Times New Roman" w:cs="Times New Roman"/>
          <w:color w:val="0B0B0B"/>
          <w:shd w:val="clear" w:color="auto" w:fill="FFFFFF"/>
          <w:rPrChange w:id="107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76" w:author="Aarati AD" w:date="2023-04-06T10:12:00Z">
            <w:rPr>
              <w:rFonts w:ascii="Open Sans" w:hAnsi="Open Sans" w:cs="Open Sans"/>
              <w:color w:val="0B0B0B"/>
              <w:shd w:val="clear" w:color="auto" w:fill="FFFFFF"/>
            </w:rPr>
          </w:rPrChange>
        </w:rPr>
        <w:t xml:space="preserve">Second outer query we look for maximum total_amt_usd in each region we cannot use name since this will return   maximum total_amt_usd in that region rather it will return each combination of name And Region as we have to mention representative name in the group by function </w:t>
      </w:r>
    </w:p>
    <w:p w14:paraId="3A9D8C90" w14:textId="77777777" w:rsidR="00254258" w:rsidRPr="00254258" w:rsidRDefault="00304EF3">
      <w:pPr>
        <w:rPr>
          <w:rFonts w:ascii="Times New Roman" w:hAnsi="Times New Roman" w:cs="Times New Roman"/>
          <w:color w:val="0B0B0B"/>
          <w:shd w:val="clear" w:color="auto" w:fill="FFFFFF"/>
          <w:rPrChange w:id="107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078" w:author="Aarati AD" w:date="2023-04-06T10:12:00Z">
            <w:rPr>
              <w:rFonts w:ascii="Open Sans" w:hAnsi="Open Sans" w:cs="Open Sans"/>
              <w:color w:val="0B0B0B"/>
              <w:shd w:val="clear" w:color="auto" w:fill="FFFFFF"/>
            </w:rPr>
          </w:rPrChange>
        </w:rPr>
        <w:t>So instead what we do is that  we check for the region and maximum amount came form t2 table with the value of t1 table (Inner query) The matching will be the resulted output for the problem.</w:t>
      </w:r>
    </w:p>
    <w:p w14:paraId="49265671" w14:textId="77777777" w:rsidR="00254258" w:rsidRPr="00254258" w:rsidRDefault="00304EF3">
      <w:pPr>
        <w:rPr>
          <w:rFonts w:ascii="Times New Roman" w:hAnsi="Times New Roman" w:cs="Times New Roman"/>
          <w:b/>
          <w:bCs/>
          <w:color w:val="0B0B0B"/>
          <w:shd w:val="clear" w:color="auto" w:fill="FFFFFF"/>
          <w:rPrChange w:id="107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80" w:author="Aarati AD" w:date="2023-04-06T10:12:00Z">
            <w:rPr>
              <w:rFonts w:ascii="Open Sans" w:hAnsi="Open Sans" w:cs="Open Sans"/>
              <w:b/>
              <w:bCs/>
              <w:color w:val="0B0B0B"/>
              <w:shd w:val="clear" w:color="auto" w:fill="FFFFFF"/>
            </w:rPr>
          </w:rPrChange>
        </w:rPr>
        <w:t>For the region with the largest (sum) of sales </w:t>
      </w:r>
      <w:r>
        <w:rPr>
          <w:rStyle w:val="Strong"/>
          <w:rFonts w:ascii="Times New Roman" w:hAnsi="Times New Roman" w:cs="Times New Roman"/>
          <w:b w:val="0"/>
          <w:bCs w:val="0"/>
          <w:color w:val="0B0B0B"/>
          <w:bdr w:val="single" w:sz="2" w:space="0" w:color="auto"/>
          <w:shd w:val="clear" w:color="auto" w:fill="FFFFFF"/>
          <w:rPrChange w:id="1081" w:author="Aarati AD" w:date="2023-04-06T10:12:00Z">
            <w:rPr>
              <w:rStyle w:val="Strong"/>
              <w:rFonts w:ascii="Open Sans" w:hAnsi="Open Sans" w:cs="Open Sans"/>
              <w:b w:val="0"/>
              <w:bCs w:val="0"/>
              <w:color w:val="0B0B0B"/>
              <w:bdr w:val="single" w:sz="2" w:space="0" w:color="auto"/>
              <w:shd w:val="clear" w:color="auto" w:fill="FFFFFF"/>
            </w:rPr>
          </w:rPrChange>
        </w:rPr>
        <w:t>total_amt_usd</w:t>
      </w:r>
      <w:r>
        <w:rPr>
          <w:rFonts w:ascii="Times New Roman" w:hAnsi="Times New Roman" w:cs="Times New Roman"/>
          <w:b/>
          <w:bCs/>
          <w:color w:val="0B0B0B"/>
          <w:shd w:val="clear" w:color="auto" w:fill="FFFFFF"/>
          <w:rPrChange w:id="1082" w:author="Aarati AD" w:date="2023-04-06T10:12:00Z">
            <w:rPr>
              <w:rFonts w:ascii="Open Sans" w:hAnsi="Open Sans" w:cs="Open Sans"/>
              <w:b/>
              <w:bCs/>
              <w:color w:val="0B0B0B"/>
              <w:shd w:val="clear" w:color="auto" w:fill="FFFFFF"/>
            </w:rPr>
          </w:rPrChange>
        </w:rPr>
        <w:t>, how many </w:t>
      </w:r>
      <w:r>
        <w:rPr>
          <w:rStyle w:val="Strong"/>
          <w:rFonts w:ascii="Times New Roman" w:hAnsi="Times New Roman" w:cs="Times New Roman"/>
          <w:b w:val="0"/>
          <w:bCs w:val="0"/>
          <w:color w:val="0B0B0B"/>
          <w:bdr w:val="single" w:sz="2" w:space="0" w:color="auto"/>
          <w:shd w:val="clear" w:color="auto" w:fill="FFFFFF"/>
          <w:rPrChange w:id="1083" w:author="Aarati AD" w:date="2023-04-06T10:12:00Z">
            <w:rPr>
              <w:rStyle w:val="Strong"/>
              <w:rFonts w:ascii="Open Sans" w:hAnsi="Open Sans" w:cs="Open Sans"/>
              <w:b w:val="0"/>
              <w:bCs w:val="0"/>
              <w:color w:val="0B0B0B"/>
              <w:bdr w:val="single" w:sz="2" w:space="0" w:color="auto"/>
              <w:shd w:val="clear" w:color="auto" w:fill="FFFFFF"/>
            </w:rPr>
          </w:rPrChange>
        </w:rPr>
        <w:t>total</w:t>
      </w:r>
      <w:r>
        <w:rPr>
          <w:rFonts w:ascii="Times New Roman" w:hAnsi="Times New Roman" w:cs="Times New Roman"/>
          <w:b/>
          <w:bCs/>
          <w:color w:val="0B0B0B"/>
          <w:shd w:val="clear" w:color="auto" w:fill="FFFFFF"/>
          <w:rPrChange w:id="1084" w:author="Aarati AD" w:date="2023-04-06T10:12:00Z">
            <w:rPr>
              <w:rFonts w:ascii="Open Sans" w:hAnsi="Open Sans" w:cs="Open Sans"/>
              <w:b/>
              <w:bCs/>
              <w:color w:val="0B0B0B"/>
              <w:shd w:val="clear" w:color="auto" w:fill="FFFFFF"/>
            </w:rPr>
          </w:rPrChange>
        </w:rPr>
        <w:t> (count) orders were placed?</w:t>
      </w:r>
    </w:p>
    <w:p w14:paraId="5ECEF6A1" w14:textId="77777777" w:rsidR="00254258" w:rsidRPr="00254258" w:rsidRDefault="00304EF3">
      <w:pPr>
        <w:rPr>
          <w:rFonts w:ascii="Times New Roman" w:hAnsi="Times New Roman" w:cs="Times New Roman"/>
          <w:b/>
          <w:bCs/>
          <w:color w:val="0B0B0B"/>
          <w:shd w:val="clear" w:color="auto" w:fill="FFFFFF"/>
          <w:rPrChange w:id="108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86" w:author="Aarati AD" w:date="2023-04-06T10:12:00Z">
            <w:rPr>
              <w:rFonts w:ascii="Open Sans" w:hAnsi="Open Sans" w:cs="Open Sans"/>
              <w:b/>
              <w:bCs/>
              <w:color w:val="0B0B0B"/>
              <w:shd w:val="clear" w:color="auto" w:fill="FFFFFF"/>
            </w:rPr>
          </w:rPrChange>
        </w:rPr>
        <w:t>First:</w:t>
      </w:r>
    </w:p>
    <w:p w14:paraId="44D86690" w14:textId="77777777" w:rsidR="00254258" w:rsidRPr="00254258" w:rsidRDefault="00304EF3">
      <w:pPr>
        <w:rPr>
          <w:rFonts w:ascii="Times New Roman" w:hAnsi="Times New Roman" w:cs="Times New Roman"/>
          <w:b/>
          <w:bCs/>
          <w:color w:val="0B0B0B"/>
          <w:shd w:val="clear" w:color="auto" w:fill="FFFFFF"/>
          <w:rPrChange w:id="108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88" w:author="Aarati AD" w:date="2023-04-06T10:12:00Z">
            <w:rPr>
              <w:rFonts w:ascii="Open Sans" w:hAnsi="Open Sans" w:cs="Open Sans"/>
              <w:b/>
              <w:bCs/>
              <w:color w:val="0B0B0B"/>
              <w:shd w:val="clear" w:color="auto" w:fill="FFFFFF"/>
            </w:rPr>
          </w:rPrChange>
        </w:rPr>
        <w:t>Select r.name, count(o.total) count_total , sum(total_amt_usd)</w:t>
      </w:r>
    </w:p>
    <w:p w14:paraId="3CE3879E" w14:textId="77777777" w:rsidR="00254258" w:rsidRPr="00254258" w:rsidRDefault="00304EF3">
      <w:pPr>
        <w:rPr>
          <w:rFonts w:ascii="Times New Roman" w:hAnsi="Times New Roman" w:cs="Times New Roman"/>
          <w:b/>
          <w:bCs/>
          <w:color w:val="0B0B0B"/>
          <w:shd w:val="clear" w:color="auto" w:fill="FFFFFF"/>
          <w:rPrChange w:id="108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90" w:author="Aarati AD" w:date="2023-04-06T10:12:00Z">
            <w:rPr>
              <w:rFonts w:ascii="Open Sans" w:hAnsi="Open Sans" w:cs="Open Sans"/>
              <w:b/>
              <w:bCs/>
              <w:color w:val="0B0B0B"/>
              <w:shd w:val="clear" w:color="auto" w:fill="FFFFFF"/>
            </w:rPr>
          </w:rPrChange>
        </w:rPr>
        <w:t xml:space="preserve">Form  region r </w:t>
      </w:r>
    </w:p>
    <w:p w14:paraId="7FD6820D" w14:textId="77777777" w:rsidR="00254258" w:rsidRPr="00254258" w:rsidRDefault="00304EF3">
      <w:pPr>
        <w:rPr>
          <w:rFonts w:ascii="Times New Roman" w:hAnsi="Times New Roman" w:cs="Times New Roman"/>
          <w:b/>
          <w:bCs/>
          <w:color w:val="0B0B0B"/>
          <w:shd w:val="clear" w:color="auto" w:fill="FFFFFF"/>
          <w:rPrChange w:id="109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92" w:author="Aarati AD" w:date="2023-04-06T10:12:00Z">
            <w:rPr>
              <w:rFonts w:ascii="Open Sans" w:hAnsi="Open Sans" w:cs="Open Sans"/>
              <w:b/>
              <w:bCs/>
              <w:color w:val="0B0B0B"/>
              <w:shd w:val="clear" w:color="auto" w:fill="FFFFFF"/>
            </w:rPr>
          </w:rPrChange>
        </w:rPr>
        <w:t>Join sales_reps sr</w:t>
      </w:r>
    </w:p>
    <w:p w14:paraId="63481BC4" w14:textId="77777777" w:rsidR="00254258" w:rsidRPr="00254258" w:rsidRDefault="00304EF3">
      <w:pPr>
        <w:rPr>
          <w:rFonts w:ascii="Times New Roman" w:hAnsi="Times New Roman" w:cs="Times New Roman"/>
          <w:b/>
          <w:bCs/>
          <w:color w:val="0B0B0B"/>
          <w:shd w:val="clear" w:color="auto" w:fill="FFFFFF"/>
          <w:rPrChange w:id="109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94" w:author="Aarati AD" w:date="2023-04-06T10:12:00Z">
            <w:rPr>
              <w:rFonts w:ascii="Open Sans" w:hAnsi="Open Sans" w:cs="Open Sans"/>
              <w:b/>
              <w:bCs/>
              <w:color w:val="0B0B0B"/>
              <w:shd w:val="clear" w:color="auto" w:fill="FFFFFF"/>
            </w:rPr>
          </w:rPrChange>
        </w:rPr>
        <w:t>On sr.id = r.id</w:t>
      </w:r>
    </w:p>
    <w:p w14:paraId="605E0F89" w14:textId="77777777" w:rsidR="00254258" w:rsidRPr="00254258" w:rsidRDefault="00304EF3">
      <w:pPr>
        <w:rPr>
          <w:rFonts w:ascii="Times New Roman" w:hAnsi="Times New Roman" w:cs="Times New Roman"/>
          <w:b/>
          <w:bCs/>
          <w:color w:val="0B0B0B"/>
          <w:shd w:val="clear" w:color="auto" w:fill="FFFFFF"/>
          <w:rPrChange w:id="109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96" w:author="Aarati AD" w:date="2023-04-06T10:12:00Z">
            <w:rPr>
              <w:rFonts w:ascii="Open Sans" w:hAnsi="Open Sans" w:cs="Open Sans"/>
              <w:b/>
              <w:bCs/>
              <w:color w:val="0B0B0B"/>
              <w:shd w:val="clear" w:color="auto" w:fill="FFFFFF"/>
            </w:rPr>
          </w:rPrChange>
        </w:rPr>
        <w:t xml:space="preserve">Join  accounts a </w:t>
      </w:r>
    </w:p>
    <w:p w14:paraId="1386D2BD" w14:textId="77777777" w:rsidR="00254258" w:rsidRPr="00254258" w:rsidRDefault="00304EF3">
      <w:pPr>
        <w:rPr>
          <w:rFonts w:ascii="Times New Roman" w:hAnsi="Times New Roman" w:cs="Times New Roman"/>
          <w:b/>
          <w:bCs/>
          <w:color w:val="0B0B0B"/>
          <w:shd w:val="clear" w:color="auto" w:fill="FFFFFF"/>
          <w:rPrChange w:id="109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098" w:author="Aarati AD" w:date="2023-04-06T10:12:00Z">
            <w:rPr>
              <w:rFonts w:ascii="Open Sans" w:hAnsi="Open Sans" w:cs="Open Sans"/>
              <w:b/>
              <w:bCs/>
              <w:color w:val="0B0B0B"/>
              <w:shd w:val="clear" w:color="auto" w:fill="FFFFFF"/>
            </w:rPr>
          </w:rPrChange>
        </w:rPr>
        <w:t xml:space="preserve">On a.sales_rep_id = sr.id </w:t>
      </w:r>
    </w:p>
    <w:p w14:paraId="364F5994" w14:textId="77777777" w:rsidR="00254258" w:rsidRPr="00254258" w:rsidRDefault="00304EF3">
      <w:pPr>
        <w:rPr>
          <w:rFonts w:ascii="Times New Roman" w:hAnsi="Times New Roman" w:cs="Times New Roman"/>
          <w:b/>
          <w:bCs/>
          <w:color w:val="0B0B0B"/>
          <w:shd w:val="clear" w:color="auto" w:fill="FFFFFF"/>
          <w:rPrChange w:id="109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00" w:author="Aarati AD" w:date="2023-04-06T10:12:00Z">
            <w:rPr>
              <w:rFonts w:ascii="Open Sans" w:hAnsi="Open Sans" w:cs="Open Sans"/>
              <w:b/>
              <w:bCs/>
              <w:color w:val="0B0B0B"/>
              <w:shd w:val="clear" w:color="auto" w:fill="FFFFFF"/>
            </w:rPr>
          </w:rPrChange>
        </w:rPr>
        <w:t xml:space="preserve">Join orders o </w:t>
      </w:r>
    </w:p>
    <w:p w14:paraId="1D2C5018" w14:textId="77777777" w:rsidR="00254258" w:rsidRPr="00254258" w:rsidRDefault="00304EF3">
      <w:pPr>
        <w:rPr>
          <w:rFonts w:ascii="Times New Roman" w:hAnsi="Times New Roman" w:cs="Times New Roman"/>
          <w:b/>
          <w:bCs/>
          <w:color w:val="0B0B0B"/>
          <w:shd w:val="clear" w:color="auto" w:fill="FFFFFF"/>
          <w:rPrChange w:id="110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02" w:author="Aarati AD" w:date="2023-04-06T10:12:00Z">
            <w:rPr>
              <w:rFonts w:ascii="Open Sans" w:hAnsi="Open Sans" w:cs="Open Sans"/>
              <w:b/>
              <w:bCs/>
              <w:color w:val="0B0B0B"/>
              <w:shd w:val="clear" w:color="auto" w:fill="FFFFFF"/>
            </w:rPr>
          </w:rPrChange>
        </w:rPr>
        <w:t>On a.id = o.account_id</w:t>
      </w:r>
    </w:p>
    <w:p w14:paraId="48096D94" w14:textId="77777777" w:rsidR="00254258" w:rsidRPr="00254258" w:rsidRDefault="00304EF3">
      <w:pPr>
        <w:rPr>
          <w:rFonts w:ascii="Times New Roman" w:hAnsi="Times New Roman" w:cs="Times New Roman"/>
          <w:b/>
          <w:bCs/>
          <w:color w:val="0B0B0B"/>
          <w:shd w:val="clear" w:color="auto" w:fill="FFFFFF"/>
          <w:rPrChange w:id="110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04" w:author="Aarati AD" w:date="2023-04-06T10:12:00Z">
            <w:rPr>
              <w:rFonts w:ascii="Open Sans" w:hAnsi="Open Sans" w:cs="Open Sans"/>
              <w:b/>
              <w:bCs/>
              <w:color w:val="0B0B0B"/>
              <w:shd w:val="clear" w:color="auto" w:fill="FFFFFF"/>
            </w:rPr>
          </w:rPrChange>
        </w:rPr>
        <w:lastRenderedPageBreak/>
        <w:t xml:space="preserve">Group by r.name </w:t>
      </w:r>
    </w:p>
    <w:p w14:paraId="2CBD9DD5" w14:textId="77777777" w:rsidR="00254258" w:rsidRPr="00254258" w:rsidRDefault="00304EF3">
      <w:pPr>
        <w:rPr>
          <w:rFonts w:ascii="Times New Roman" w:hAnsi="Times New Roman" w:cs="Times New Roman"/>
          <w:b/>
          <w:bCs/>
          <w:color w:val="0B0B0B"/>
          <w:shd w:val="clear" w:color="auto" w:fill="FFFFFF"/>
          <w:rPrChange w:id="110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06" w:author="Aarati AD" w:date="2023-04-06T10:12:00Z">
            <w:rPr>
              <w:rFonts w:ascii="Open Sans" w:hAnsi="Open Sans" w:cs="Open Sans"/>
              <w:b/>
              <w:bCs/>
              <w:color w:val="0B0B0B"/>
              <w:shd w:val="clear" w:color="auto" w:fill="FFFFFF"/>
            </w:rPr>
          </w:rPrChange>
        </w:rPr>
        <w:t xml:space="preserve">Having  sum(total_amt_usd) = </w:t>
      </w:r>
    </w:p>
    <w:p w14:paraId="015CD0C5" w14:textId="77777777" w:rsidR="00254258" w:rsidRPr="00254258" w:rsidRDefault="00304EF3">
      <w:pPr>
        <w:rPr>
          <w:rFonts w:ascii="Times New Roman" w:hAnsi="Times New Roman" w:cs="Times New Roman"/>
          <w:b/>
          <w:bCs/>
          <w:color w:val="0B0B0B"/>
          <w:shd w:val="clear" w:color="auto" w:fill="FFFFFF"/>
          <w:rPrChange w:id="110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08" w:author="Aarati AD" w:date="2023-04-06T10:12:00Z">
            <w:rPr>
              <w:rFonts w:ascii="Open Sans" w:hAnsi="Open Sans" w:cs="Open Sans"/>
              <w:b/>
              <w:bCs/>
              <w:color w:val="0B0B0B"/>
              <w:shd w:val="clear" w:color="auto" w:fill="FFFFFF"/>
            </w:rPr>
          </w:rPrChange>
        </w:rPr>
        <w:t>(</w:t>
      </w:r>
    </w:p>
    <w:p w14:paraId="60C1C79E" w14:textId="77777777" w:rsidR="00254258" w:rsidRPr="00254258" w:rsidRDefault="00304EF3">
      <w:pPr>
        <w:ind w:left="1440"/>
        <w:rPr>
          <w:rFonts w:ascii="Times New Roman" w:hAnsi="Times New Roman" w:cs="Times New Roman"/>
          <w:b/>
          <w:bCs/>
          <w:color w:val="0B0B0B"/>
          <w:shd w:val="clear" w:color="auto" w:fill="FFFFFF"/>
          <w:rPrChange w:id="110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10" w:author="Aarati AD" w:date="2023-04-06T10:12:00Z">
            <w:rPr>
              <w:rFonts w:ascii="Open Sans" w:hAnsi="Open Sans" w:cs="Open Sans"/>
              <w:b/>
              <w:bCs/>
              <w:color w:val="0B0B0B"/>
              <w:shd w:val="clear" w:color="auto" w:fill="FFFFFF"/>
            </w:rPr>
          </w:rPrChange>
        </w:rPr>
        <w:t>Select  max(stau)</w:t>
      </w:r>
    </w:p>
    <w:p w14:paraId="0513DF21" w14:textId="77777777" w:rsidR="00254258" w:rsidRPr="00254258" w:rsidRDefault="00304EF3">
      <w:pPr>
        <w:ind w:left="1440"/>
        <w:rPr>
          <w:rFonts w:ascii="Times New Roman" w:hAnsi="Times New Roman" w:cs="Times New Roman"/>
          <w:b/>
          <w:bCs/>
          <w:color w:val="0B0B0B"/>
          <w:shd w:val="clear" w:color="auto" w:fill="FFFFFF"/>
          <w:rPrChange w:id="111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12" w:author="Aarati AD" w:date="2023-04-06T10:12:00Z">
            <w:rPr>
              <w:rFonts w:ascii="Open Sans" w:hAnsi="Open Sans" w:cs="Open Sans"/>
              <w:b/>
              <w:bCs/>
              <w:color w:val="0B0B0B"/>
              <w:shd w:val="clear" w:color="auto" w:fill="FFFFFF"/>
            </w:rPr>
          </w:rPrChange>
        </w:rPr>
        <w:t>From</w:t>
      </w:r>
    </w:p>
    <w:p w14:paraId="6663B50D" w14:textId="77777777" w:rsidR="00254258" w:rsidRPr="00254258" w:rsidRDefault="00304EF3">
      <w:pPr>
        <w:ind w:left="1440"/>
        <w:rPr>
          <w:rFonts w:ascii="Times New Roman" w:hAnsi="Times New Roman" w:cs="Times New Roman"/>
          <w:b/>
          <w:bCs/>
          <w:color w:val="0B0B0B"/>
          <w:shd w:val="clear" w:color="auto" w:fill="FFFFFF"/>
          <w:rPrChange w:id="111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14" w:author="Aarati AD" w:date="2023-04-06T10:12:00Z">
            <w:rPr>
              <w:rFonts w:ascii="Open Sans" w:hAnsi="Open Sans" w:cs="Open Sans"/>
              <w:b/>
              <w:bCs/>
              <w:color w:val="0B0B0B"/>
              <w:shd w:val="clear" w:color="auto" w:fill="FFFFFF"/>
            </w:rPr>
          </w:rPrChange>
        </w:rPr>
        <w:tab/>
      </w:r>
      <w:r>
        <w:rPr>
          <w:rFonts w:ascii="Times New Roman" w:hAnsi="Times New Roman" w:cs="Times New Roman"/>
          <w:b/>
          <w:bCs/>
          <w:color w:val="0B0B0B"/>
          <w:shd w:val="clear" w:color="auto" w:fill="FFFFFF"/>
          <w:rPrChange w:id="1115" w:author="Aarati AD" w:date="2023-04-06T10:12:00Z">
            <w:rPr>
              <w:rFonts w:ascii="Open Sans" w:hAnsi="Open Sans" w:cs="Open Sans"/>
              <w:b/>
              <w:bCs/>
              <w:color w:val="0B0B0B"/>
              <w:shd w:val="clear" w:color="auto" w:fill="FFFFFF"/>
            </w:rPr>
          </w:rPrChange>
        </w:rPr>
        <w:tab/>
        <w:t>(</w:t>
      </w:r>
    </w:p>
    <w:p w14:paraId="1A25992E" w14:textId="77777777" w:rsidR="00254258" w:rsidRPr="00254258" w:rsidRDefault="00304EF3">
      <w:pPr>
        <w:ind w:left="2880"/>
        <w:rPr>
          <w:rFonts w:ascii="Times New Roman" w:hAnsi="Times New Roman" w:cs="Times New Roman"/>
          <w:b/>
          <w:bCs/>
          <w:color w:val="0B0B0B"/>
          <w:shd w:val="clear" w:color="auto" w:fill="FFFFFF"/>
          <w:rPrChange w:id="111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17" w:author="Aarati AD" w:date="2023-04-06T10:12:00Z">
            <w:rPr>
              <w:rFonts w:ascii="Open Sans" w:hAnsi="Open Sans" w:cs="Open Sans"/>
              <w:b/>
              <w:bCs/>
              <w:color w:val="0B0B0B"/>
              <w:shd w:val="clear" w:color="auto" w:fill="FFFFFF"/>
            </w:rPr>
          </w:rPrChange>
        </w:rPr>
        <w:t>Select r.name, sum(o.total_Amt_usd)  stau</w:t>
      </w:r>
    </w:p>
    <w:p w14:paraId="2F722AF1" w14:textId="77777777" w:rsidR="00254258" w:rsidRPr="00254258" w:rsidRDefault="00304EF3">
      <w:pPr>
        <w:ind w:left="2880"/>
        <w:rPr>
          <w:rFonts w:ascii="Times New Roman" w:hAnsi="Times New Roman" w:cs="Times New Roman"/>
          <w:b/>
          <w:bCs/>
          <w:color w:val="0B0B0B"/>
          <w:shd w:val="clear" w:color="auto" w:fill="FFFFFF"/>
          <w:rPrChange w:id="111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19" w:author="Aarati AD" w:date="2023-04-06T10:12:00Z">
            <w:rPr>
              <w:rFonts w:ascii="Open Sans" w:hAnsi="Open Sans" w:cs="Open Sans"/>
              <w:b/>
              <w:bCs/>
              <w:color w:val="0B0B0B"/>
              <w:shd w:val="clear" w:color="auto" w:fill="FFFFFF"/>
            </w:rPr>
          </w:rPrChange>
        </w:rPr>
        <w:t xml:space="preserve">From region r </w:t>
      </w:r>
    </w:p>
    <w:p w14:paraId="49E61FFD" w14:textId="77777777" w:rsidR="00254258" w:rsidRPr="00254258" w:rsidRDefault="00304EF3">
      <w:pPr>
        <w:ind w:left="2880"/>
        <w:rPr>
          <w:rFonts w:ascii="Times New Roman" w:hAnsi="Times New Roman" w:cs="Times New Roman"/>
          <w:b/>
          <w:bCs/>
          <w:color w:val="0B0B0B"/>
          <w:shd w:val="clear" w:color="auto" w:fill="FFFFFF"/>
          <w:rPrChange w:id="112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21" w:author="Aarati AD" w:date="2023-04-06T10:12:00Z">
            <w:rPr>
              <w:rFonts w:ascii="Open Sans" w:hAnsi="Open Sans" w:cs="Open Sans"/>
              <w:b/>
              <w:bCs/>
              <w:color w:val="0B0B0B"/>
              <w:shd w:val="clear" w:color="auto" w:fill="FFFFFF"/>
            </w:rPr>
          </w:rPrChange>
        </w:rPr>
        <w:t>Join sales_reps sr</w:t>
      </w:r>
    </w:p>
    <w:p w14:paraId="1C660ED8" w14:textId="77777777" w:rsidR="00254258" w:rsidRPr="00254258" w:rsidRDefault="00304EF3">
      <w:pPr>
        <w:ind w:left="2880"/>
        <w:rPr>
          <w:rFonts w:ascii="Times New Roman" w:hAnsi="Times New Roman" w:cs="Times New Roman"/>
          <w:b/>
          <w:bCs/>
          <w:color w:val="0B0B0B"/>
          <w:shd w:val="clear" w:color="auto" w:fill="FFFFFF"/>
          <w:rPrChange w:id="112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23" w:author="Aarati AD" w:date="2023-04-06T10:12:00Z">
            <w:rPr>
              <w:rFonts w:ascii="Open Sans" w:hAnsi="Open Sans" w:cs="Open Sans"/>
              <w:b/>
              <w:bCs/>
              <w:color w:val="0B0B0B"/>
              <w:shd w:val="clear" w:color="auto" w:fill="FFFFFF"/>
            </w:rPr>
          </w:rPrChange>
        </w:rPr>
        <w:t>On sr.id = r.id</w:t>
      </w:r>
    </w:p>
    <w:p w14:paraId="12543775" w14:textId="77777777" w:rsidR="00254258" w:rsidRPr="00254258" w:rsidRDefault="00304EF3">
      <w:pPr>
        <w:ind w:left="2880"/>
        <w:rPr>
          <w:rFonts w:ascii="Times New Roman" w:hAnsi="Times New Roman" w:cs="Times New Roman"/>
          <w:b/>
          <w:bCs/>
          <w:color w:val="0B0B0B"/>
          <w:shd w:val="clear" w:color="auto" w:fill="FFFFFF"/>
          <w:rPrChange w:id="112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25" w:author="Aarati AD" w:date="2023-04-06T10:12:00Z">
            <w:rPr>
              <w:rFonts w:ascii="Open Sans" w:hAnsi="Open Sans" w:cs="Open Sans"/>
              <w:b/>
              <w:bCs/>
              <w:color w:val="0B0B0B"/>
              <w:shd w:val="clear" w:color="auto" w:fill="FFFFFF"/>
            </w:rPr>
          </w:rPrChange>
        </w:rPr>
        <w:t>Join accounts a</w:t>
      </w:r>
    </w:p>
    <w:p w14:paraId="43E045D1" w14:textId="77777777" w:rsidR="00254258" w:rsidRPr="00254258" w:rsidRDefault="00304EF3">
      <w:pPr>
        <w:ind w:left="2880"/>
        <w:rPr>
          <w:rFonts w:ascii="Times New Roman" w:hAnsi="Times New Roman" w:cs="Times New Roman"/>
          <w:b/>
          <w:bCs/>
          <w:color w:val="0B0B0B"/>
          <w:shd w:val="clear" w:color="auto" w:fill="FFFFFF"/>
          <w:rPrChange w:id="112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27" w:author="Aarati AD" w:date="2023-04-06T10:12:00Z">
            <w:rPr>
              <w:rFonts w:ascii="Open Sans" w:hAnsi="Open Sans" w:cs="Open Sans"/>
              <w:b/>
              <w:bCs/>
              <w:color w:val="0B0B0B"/>
              <w:shd w:val="clear" w:color="auto" w:fill="FFFFFF"/>
            </w:rPr>
          </w:rPrChange>
        </w:rPr>
        <w:t xml:space="preserve">On a.sales_rep_id = sr.id </w:t>
      </w:r>
    </w:p>
    <w:p w14:paraId="0DE33341" w14:textId="77777777" w:rsidR="00254258" w:rsidRPr="00254258" w:rsidRDefault="00304EF3">
      <w:pPr>
        <w:ind w:left="2880"/>
        <w:rPr>
          <w:rFonts w:ascii="Times New Roman" w:hAnsi="Times New Roman" w:cs="Times New Roman"/>
          <w:b/>
          <w:bCs/>
          <w:color w:val="0B0B0B"/>
          <w:shd w:val="clear" w:color="auto" w:fill="FFFFFF"/>
          <w:rPrChange w:id="112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29" w:author="Aarati AD" w:date="2023-04-06T10:12:00Z">
            <w:rPr>
              <w:rFonts w:ascii="Open Sans" w:hAnsi="Open Sans" w:cs="Open Sans"/>
              <w:b/>
              <w:bCs/>
              <w:color w:val="0B0B0B"/>
              <w:shd w:val="clear" w:color="auto" w:fill="FFFFFF"/>
            </w:rPr>
          </w:rPrChange>
        </w:rPr>
        <w:t xml:space="preserve">Join orders o </w:t>
      </w:r>
    </w:p>
    <w:p w14:paraId="6031ED4C" w14:textId="77777777" w:rsidR="00254258" w:rsidRPr="00254258" w:rsidRDefault="00304EF3">
      <w:pPr>
        <w:ind w:left="2880"/>
        <w:rPr>
          <w:rFonts w:ascii="Times New Roman" w:hAnsi="Times New Roman" w:cs="Times New Roman"/>
          <w:b/>
          <w:bCs/>
          <w:color w:val="0B0B0B"/>
          <w:shd w:val="clear" w:color="auto" w:fill="FFFFFF"/>
          <w:rPrChange w:id="113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31" w:author="Aarati AD" w:date="2023-04-06T10:12:00Z">
            <w:rPr>
              <w:rFonts w:ascii="Open Sans" w:hAnsi="Open Sans" w:cs="Open Sans"/>
              <w:b/>
              <w:bCs/>
              <w:color w:val="0B0B0B"/>
              <w:shd w:val="clear" w:color="auto" w:fill="FFFFFF"/>
            </w:rPr>
          </w:rPrChange>
        </w:rPr>
        <w:t>On a.id = o.account_id</w:t>
      </w:r>
    </w:p>
    <w:p w14:paraId="76696EA6" w14:textId="77777777" w:rsidR="00254258" w:rsidRPr="00254258" w:rsidRDefault="00304EF3">
      <w:pPr>
        <w:ind w:left="2880"/>
        <w:rPr>
          <w:rFonts w:ascii="Times New Roman" w:hAnsi="Times New Roman" w:cs="Times New Roman"/>
          <w:b/>
          <w:bCs/>
          <w:color w:val="0B0B0B"/>
          <w:shd w:val="clear" w:color="auto" w:fill="FFFFFF"/>
          <w:rPrChange w:id="113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33" w:author="Aarati AD" w:date="2023-04-06T10:12:00Z">
            <w:rPr>
              <w:rFonts w:ascii="Open Sans" w:hAnsi="Open Sans" w:cs="Open Sans"/>
              <w:b/>
              <w:bCs/>
              <w:color w:val="0B0B0B"/>
              <w:shd w:val="clear" w:color="auto" w:fill="FFFFFF"/>
            </w:rPr>
          </w:rPrChange>
        </w:rPr>
        <w:t>Group by 1 ):t1</w:t>
      </w:r>
    </w:p>
    <w:p w14:paraId="45C6C1AD" w14:textId="77777777" w:rsidR="00254258" w:rsidRPr="00254258" w:rsidRDefault="00304EF3">
      <w:pPr>
        <w:ind w:left="1440"/>
        <w:rPr>
          <w:rFonts w:ascii="Times New Roman" w:hAnsi="Times New Roman" w:cs="Times New Roman"/>
          <w:b/>
          <w:bCs/>
          <w:color w:val="0B0B0B"/>
          <w:shd w:val="clear" w:color="auto" w:fill="FFFFFF"/>
          <w:rPrChange w:id="113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35" w:author="Aarati AD" w:date="2023-04-06T10:12:00Z">
            <w:rPr>
              <w:rFonts w:ascii="Open Sans" w:hAnsi="Open Sans" w:cs="Open Sans"/>
              <w:b/>
              <w:bCs/>
              <w:color w:val="0B0B0B"/>
              <w:shd w:val="clear" w:color="auto" w:fill="FFFFFF"/>
            </w:rPr>
          </w:rPrChange>
        </w:rPr>
        <w:t xml:space="preserve"> ):t2</w:t>
      </w:r>
    </w:p>
    <w:p w14:paraId="7500EEEC" w14:textId="77777777" w:rsidR="00254258" w:rsidRPr="00254258" w:rsidRDefault="00304EF3">
      <w:pPr>
        <w:rPr>
          <w:rFonts w:ascii="Times New Roman" w:hAnsi="Times New Roman" w:cs="Times New Roman"/>
          <w:b/>
          <w:bCs/>
          <w:color w:val="0B0B0B"/>
          <w:shd w:val="clear" w:color="auto" w:fill="FFFFFF"/>
          <w:rPrChange w:id="113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137" w:author="Aarati AD" w:date="2023-04-06T10:12:00Z">
            <w:rPr>
              <w:rFonts w:ascii="Open Sans" w:hAnsi="Open Sans" w:cs="Open Sans"/>
              <w:b/>
              <w:bCs/>
              <w:color w:val="0B0B0B"/>
              <w:shd w:val="clear" w:color="auto" w:fill="FFFFFF"/>
            </w:rPr>
          </w:rPrChange>
        </w:rPr>
        <w:t xml:space="preserve">         )</w:t>
      </w:r>
    </w:p>
    <w:p w14:paraId="3FDAD536" w14:textId="77777777" w:rsidR="00254258" w:rsidRPr="00254258" w:rsidRDefault="00304EF3">
      <w:pPr>
        <w:rPr>
          <w:rFonts w:ascii="Times New Roman" w:hAnsi="Times New Roman" w:cs="Times New Roman"/>
          <w:b/>
          <w:bCs/>
          <w:color w:val="0B0B0B"/>
          <w:shd w:val="clear" w:color="auto" w:fill="FFFFFF"/>
          <w:rPrChange w:id="113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highlight w:val="yellow"/>
          <w:shd w:val="clear" w:color="auto" w:fill="FFFFFF"/>
          <w:rPrChange w:id="1139" w:author="Aarati AD" w:date="2023-04-06T10:12:00Z">
            <w:rPr>
              <w:rFonts w:ascii="Open Sans" w:hAnsi="Open Sans" w:cs="Open Sans"/>
              <w:b/>
              <w:bCs/>
              <w:color w:val="0B0B0B"/>
              <w:highlight w:val="yellow"/>
              <w:shd w:val="clear" w:color="auto" w:fill="FFFFFF"/>
            </w:rPr>
          </w:rPrChange>
        </w:rPr>
        <w:t xml:space="preserve">Note: </w:t>
      </w:r>
      <w:r>
        <w:rPr>
          <w:rFonts w:ascii="Times New Roman" w:hAnsi="Times New Roman" w:cs="Times New Roman"/>
          <w:color w:val="0B0B0B"/>
          <w:highlight w:val="yellow"/>
          <w:shd w:val="clear" w:color="auto" w:fill="FFFFFF"/>
          <w:rPrChange w:id="1140" w:author="Aarati AD" w:date="2023-04-06T10:12:00Z">
            <w:rPr>
              <w:rFonts w:ascii="Open Sans" w:hAnsi="Open Sans" w:cs="Open Sans"/>
              <w:color w:val="0B0B0B"/>
              <w:highlight w:val="yellow"/>
              <w:shd w:val="clear" w:color="auto" w:fill="FFFFFF"/>
            </w:rPr>
          </w:rPrChange>
        </w:rPr>
        <w:t>Aggregation function doesnot work with where</w:t>
      </w:r>
      <w:r>
        <w:rPr>
          <w:rFonts w:ascii="Times New Roman" w:hAnsi="Times New Roman" w:cs="Times New Roman"/>
          <w:color w:val="0B0B0B"/>
          <w:shd w:val="clear" w:color="auto" w:fill="FFFFFF"/>
          <w:rPrChange w:id="1141" w:author="Aarati AD" w:date="2023-04-06T10:12:00Z">
            <w:rPr>
              <w:rFonts w:ascii="Open Sans" w:hAnsi="Open Sans" w:cs="Open Sans"/>
              <w:color w:val="0B0B0B"/>
              <w:shd w:val="clear" w:color="auto" w:fill="FFFFFF"/>
            </w:rPr>
          </w:rPrChange>
        </w:rPr>
        <w:t xml:space="preserve"> so use having instead</w:t>
      </w:r>
    </w:p>
    <w:p w14:paraId="49324DA9" w14:textId="77777777" w:rsidR="00254258" w:rsidRPr="00254258" w:rsidRDefault="00304EF3">
      <w:pPr>
        <w:rPr>
          <w:rFonts w:ascii="Times New Roman" w:hAnsi="Times New Roman" w:cs="Times New Roman"/>
          <w:b/>
          <w:bCs/>
          <w:color w:val="0B0B0B"/>
          <w:shd w:val="clear" w:color="auto" w:fill="FFFFFF"/>
          <w:rPrChange w:id="1142" w:author="Aarati AD" w:date="2023-04-06T10:12:00Z">
            <w:rPr>
              <w:rFonts w:ascii="Open Sans" w:hAnsi="Open Sans" w:cs="Open Sans"/>
              <w:b/>
              <w:bCs/>
              <w:color w:val="0B0B0B"/>
              <w:shd w:val="clear" w:color="auto" w:fill="FFFFFF"/>
            </w:rPr>
          </w:rPrChange>
        </w:rPr>
      </w:pPr>
      <w:r>
        <w:rPr>
          <w:rStyle w:val="Strong"/>
          <w:rFonts w:ascii="Times New Roman" w:hAnsi="Times New Roman" w:cs="Times New Roman"/>
          <w:b w:val="0"/>
          <w:bCs w:val="0"/>
          <w:color w:val="0B0B0B"/>
          <w:bdr w:val="single" w:sz="2" w:space="0" w:color="auto"/>
          <w:shd w:val="clear" w:color="auto" w:fill="FFFFFF"/>
          <w:rPrChange w:id="1143" w:author="Aarati AD" w:date="2023-04-06T10:12:00Z">
            <w:rPr>
              <w:rStyle w:val="Strong"/>
              <w:rFonts w:ascii="Open Sans" w:hAnsi="Open Sans" w:cs="Open Sans"/>
              <w:b w:val="0"/>
              <w:bCs w:val="0"/>
              <w:color w:val="0B0B0B"/>
              <w:bdr w:val="single" w:sz="2" w:space="0" w:color="auto"/>
              <w:shd w:val="clear" w:color="auto" w:fill="FFFFFF"/>
            </w:rPr>
          </w:rPrChange>
        </w:rPr>
        <w:t>How many accounts</w:t>
      </w:r>
      <w:r>
        <w:rPr>
          <w:rFonts w:ascii="Times New Roman" w:hAnsi="Times New Roman" w:cs="Times New Roman"/>
          <w:b/>
          <w:bCs/>
          <w:color w:val="0B0B0B"/>
          <w:shd w:val="clear" w:color="auto" w:fill="FFFFFF"/>
          <w:rPrChange w:id="1144" w:author="Aarati AD" w:date="2023-04-06T10:12:00Z">
            <w:rPr>
              <w:rFonts w:ascii="Open Sans" w:hAnsi="Open Sans" w:cs="Open Sans"/>
              <w:b/>
              <w:bCs/>
              <w:color w:val="0B0B0B"/>
              <w:shd w:val="clear" w:color="auto" w:fill="FFFFFF"/>
            </w:rPr>
          </w:rPrChange>
        </w:rPr>
        <w:t> had more </w:t>
      </w:r>
      <w:r>
        <w:rPr>
          <w:rStyle w:val="Strong"/>
          <w:rFonts w:ascii="Times New Roman" w:hAnsi="Times New Roman" w:cs="Times New Roman"/>
          <w:b w:val="0"/>
          <w:bCs w:val="0"/>
          <w:color w:val="0B0B0B"/>
          <w:bdr w:val="single" w:sz="2" w:space="0" w:color="auto"/>
          <w:shd w:val="clear" w:color="auto" w:fill="FFFFFF"/>
          <w:rPrChange w:id="1145" w:author="Aarati AD" w:date="2023-04-06T10:12:00Z">
            <w:rPr>
              <w:rStyle w:val="Strong"/>
              <w:rFonts w:ascii="Open Sans" w:hAnsi="Open Sans" w:cs="Open Sans"/>
              <w:b w:val="0"/>
              <w:bCs w:val="0"/>
              <w:color w:val="0B0B0B"/>
              <w:bdr w:val="single" w:sz="2" w:space="0" w:color="auto"/>
              <w:shd w:val="clear" w:color="auto" w:fill="FFFFFF"/>
            </w:rPr>
          </w:rPrChange>
        </w:rPr>
        <w:t>total</w:t>
      </w:r>
      <w:r>
        <w:rPr>
          <w:rFonts w:ascii="Times New Roman" w:hAnsi="Times New Roman" w:cs="Times New Roman"/>
          <w:b/>
          <w:bCs/>
          <w:color w:val="0B0B0B"/>
          <w:shd w:val="clear" w:color="auto" w:fill="FFFFFF"/>
          <w:rPrChange w:id="1146" w:author="Aarati AD" w:date="2023-04-06T10:12:00Z">
            <w:rPr>
              <w:rFonts w:ascii="Open Sans" w:hAnsi="Open Sans" w:cs="Open Sans"/>
              <w:b/>
              <w:bCs/>
              <w:color w:val="0B0B0B"/>
              <w:shd w:val="clear" w:color="auto" w:fill="FFFFFF"/>
            </w:rPr>
          </w:rPrChange>
        </w:rPr>
        <w:t> purchases than the account </w:t>
      </w:r>
      <w:r>
        <w:rPr>
          <w:rStyle w:val="Strong"/>
          <w:rFonts w:ascii="Times New Roman" w:hAnsi="Times New Roman" w:cs="Times New Roman"/>
          <w:b w:val="0"/>
          <w:bCs w:val="0"/>
          <w:color w:val="0B0B0B"/>
          <w:bdr w:val="single" w:sz="2" w:space="0" w:color="auto"/>
          <w:shd w:val="clear" w:color="auto" w:fill="FFFFFF"/>
          <w:rPrChange w:id="1147" w:author="Aarati AD" w:date="2023-04-06T10:12:00Z">
            <w:rPr>
              <w:rStyle w:val="Strong"/>
              <w:rFonts w:ascii="Open Sans" w:hAnsi="Open Sans" w:cs="Open Sans"/>
              <w:b w:val="0"/>
              <w:bCs w:val="0"/>
              <w:color w:val="0B0B0B"/>
              <w:bdr w:val="single" w:sz="2" w:space="0" w:color="auto"/>
              <w:shd w:val="clear" w:color="auto" w:fill="FFFFFF"/>
            </w:rPr>
          </w:rPrChange>
        </w:rPr>
        <w:t>name</w:t>
      </w:r>
      <w:r>
        <w:rPr>
          <w:rFonts w:ascii="Times New Roman" w:hAnsi="Times New Roman" w:cs="Times New Roman"/>
          <w:b/>
          <w:bCs/>
          <w:color w:val="0B0B0B"/>
          <w:shd w:val="clear" w:color="auto" w:fill="FFFFFF"/>
          <w:rPrChange w:id="1148" w:author="Aarati AD" w:date="2023-04-06T10:12:00Z">
            <w:rPr>
              <w:rFonts w:ascii="Open Sans" w:hAnsi="Open Sans" w:cs="Open Sans"/>
              <w:b/>
              <w:bCs/>
              <w:color w:val="0B0B0B"/>
              <w:shd w:val="clear" w:color="auto" w:fill="FFFFFF"/>
            </w:rPr>
          </w:rPrChange>
        </w:rPr>
        <w:t> which has bought the most </w:t>
      </w:r>
      <w:r>
        <w:rPr>
          <w:rStyle w:val="Strong"/>
          <w:rFonts w:ascii="Times New Roman" w:hAnsi="Times New Roman" w:cs="Times New Roman"/>
          <w:b w:val="0"/>
          <w:bCs w:val="0"/>
          <w:color w:val="0B0B0B"/>
          <w:bdr w:val="single" w:sz="2" w:space="0" w:color="auto"/>
          <w:shd w:val="clear" w:color="auto" w:fill="FFFFFF"/>
          <w:rPrChange w:id="1149" w:author="Aarati AD" w:date="2023-04-06T10:12:00Z">
            <w:rPr>
              <w:rStyle w:val="Strong"/>
              <w:rFonts w:ascii="Open Sans" w:hAnsi="Open Sans" w:cs="Open Sans"/>
              <w:b w:val="0"/>
              <w:bCs w:val="0"/>
              <w:color w:val="0B0B0B"/>
              <w:bdr w:val="single" w:sz="2" w:space="0" w:color="auto"/>
              <w:shd w:val="clear" w:color="auto" w:fill="FFFFFF"/>
            </w:rPr>
          </w:rPrChange>
        </w:rPr>
        <w:t>standard_qty</w:t>
      </w:r>
      <w:r>
        <w:rPr>
          <w:rFonts w:ascii="Times New Roman" w:hAnsi="Times New Roman" w:cs="Times New Roman"/>
          <w:b/>
          <w:bCs/>
          <w:color w:val="0B0B0B"/>
          <w:shd w:val="clear" w:color="auto" w:fill="FFFFFF"/>
          <w:rPrChange w:id="1150" w:author="Aarati AD" w:date="2023-04-06T10:12:00Z">
            <w:rPr>
              <w:rFonts w:ascii="Open Sans" w:hAnsi="Open Sans" w:cs="Open Sans"/>
              <w:b/>
              <w:bCs/>
              <w:color w:val="0B0B0B"/>
              <w:shd w:val="clear" w:color="auto" w:fill="FFFFFF"/>
            </w:rPr>
          </w:rPrChange>
        </w:rPr>
        <w:t> paper throughout their lifetime as a customer?</w:t>
      </w:r>
    </w:p>
    <w:p w14:paraId="29DA2C74" w14:textId="77777777" w:rsidR="00254258" w:rsidRPr="00254258" w:rsidRDefault="00304EF3">
      <w:pPr>
        <w:rPr>
          <w:rFonts w:ascii="Times New Roman" w:hAnsi="Times New Roman" w:cs="Times New Roman"/>
          <w:color w:val="0B0B0B"/>
          <w:shd w:val="clear" w:color="auto" w:fill="FFFFFF"/>
          <w:rPrChange w:id="115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52" w:author="Aarati AD" w:date="2023-04-06T10:12:00Z">
            <w:rPr>
              <w:rFonts w:ascii="Open Sans" w:hAnsi="Open Sans" w:cs="Open Sans"/>
              <w:color w:val="0B0B0B"/>
              <w:shd w:val="clear" w:color="auto" w:fill="FFFFFF"/>
            </w:rPr>
          </w:rPrChange>
        </w:rPr>
        <w:t>First finding the account which has the most standard_qty paper:</w:t>
      </w:r>
    </w:p>
    <w:p w14:paraId="31E832BC" w14:textId="77777777" w:rsidR="00254258" w:rsidRPr="00254258" w:rsidRDefault="00254258">
      <w:pPr>
        <w:rPr>
          <w:rFonts w:ascii="Times New Roman" w:hAnsi="Times New Roman" w:cs="Times New Roman"/>
          <w:color w:val="0B0B0B"/>
          <w:shd w:val="clear" w:color="auto" w:fill="FFFFFF"/>
          <w:rPrChange w:id="1153" w:author="Aarati AD" w:date="2023-04-06T10:12:00Z">
            <w:rPr>
              <w:rFonts w:ascii="Open Sans" w:hAnsi="Open Sans" w:cs="Open Sans"/>
              <w:color w:val="0B0B0B"/>
              <w:shd w:val="clear" w:color="auto" w:fill="FFFFFF"/>
            </w:rPr>
          </w:rPrChange>
        </w:rPr>
      </w:pPr>
    </w:p>
    <w:p w14:paraId="33EF32E9" w14:textId="77777777" w:rsidR="00254258" w:rsidRPr="00254258" w:rsidRDefault="00304EF3">
      <w:pPr>
        <w:rPr>
          <w:rFonts w:ascii="Times New Roman" w:hAnsi="Times New Roman" w:cs="Times New Roman"/>
          <w:color w:val="0B0B0B"/>
          <w:shd w:val="clear" w:color="auto" w:fill="FFFFFF"/>
          <w:rPrChange w:id="115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55" w:author="Aarati AD" w:date="2023-04-06T10:12:00Z">
            <w:rPr>
              <w:rFonts w:ascii="Open Sans" w:hAnsi="Open Sans" w:cs="Open Sans"/>
              <w:color w:val="0B0B0B"/>
              <w:shd w:val="clear" w:color="auto" w:fill="FFFFFF"/>
            </w:rPr>
          </w:rPrChange>
        </w:rPr>
        <w:t>Select a.name, sum(o.standard_qty)</w:t>
      </w:r>
    </w:p>
    <w:p w14:paraId="7A80DB99" w14:textId="77777777" w:rsidR="00254258" w:rsidRPr="00254258" w:rsidRDefault="00304EF3">
      <w:pPr>
        <w:rPr>
          <w:rFonts w:ascii="Times New Roman" w:hAnsi="Times New Roman" w:cs="Times New Roman"/>
          <w:color w:val="0B0B0B"/>
          <w:shd w:val="clear" w:color="auto" w:fill="FFFFFF"/>
          <w:rPrChange w:id="115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57" w:author="Aarati AD" w:date="2023-04-06T10:12:00Z">
            <w:rPr>
              <w:rFonts w:ascii="Open Sans" w:hAnsi="Open Sans" w:cs="Open Sans"/>
              <w:color w:val="0B0B0B"/>
              <w:shd w:val="clear" w:color="auto" w:fill="FFFFFF"/>
            </w:rPr>
          </w:rPrChange>
        </w:rPr>
        <w:t xml:space="preserve">From orders o </w:t>
      </w:r>
    </w:p>
    <w:p w14:paraId="3C757D4F" w14:textId="77777777" w:rsidR="00254258" w:rsidRPr="00254258" w:rsidRDefault="00304EF3">
      <w:pPr>
        <w:rPr>
          <w:rFonts w:ascii="Times New Roman" w:hAnsi="Times New Roman" w:cs="Times New Roman"/>
          <w:color w:val="0B0B0B"/>
          <w:shd w:val="clear" w:color="auto" w:fill="FFFFFF"/>
          <w:rPrChange w:id="115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59" w:author="Aarati AD" w:date="2023-04-06T10:12:00Z">
            <w:rPr>
              <w:rFonts w:ascii="Open Sans" w:hAnsi="Open Sans" w:cs="Open Sans"/>
              <w:color w:val="0B0B0B"/>
              <w:shd w:val="clear" w:color="auto" w:fill="FFFFFF"/>
            </w:rPr>
          </w:rPrChange>
        </w:rPr>
        <w:t xml:space="preserve">Join accounts a </w:t>
      </w:r>
    </w:p>
    <w:p w14:paraId="02551BF1" w14:textId="77777777" w:rsidR="00254258" w:rsidRPr="00254258" w:rsidRDefault="00304EF3">
      <w:pPr>
        <w:rPr>
          <w:rFonts w:ascii="Times New Roman" w:hAnsi="Times New Roman" w:cs="Times New Roman"/>
          <w:color w:val="0B0B0B"/>
          <w:shd w:val="clear" w:color="auto" w:fill="FFFFFF"/>
          <w:rPrChange w:id="116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61" w:author="Aarati AD" w:date="2023-04-06T10:12:00Z">
            <w:rPr>
              <w:rFonts w:ascii="Open Sans" w:hAnsi="Open Sans" w:cs="Open Sans"/>
              <w:color w:val="0B0B0B"/>
              <w:shd w:val="clear" w:color="auto" w:fill="FFFFFF"/>
            </w:rPr>
          </w:rPrChange>
        </w:rPr>
        <w:t>On a.id  = o.account_id</w:t>
      </w:r>
    </w:p>
    <w:p w14:paraId="161D90AB" w14:textId="77777777" w:rsidR="00254258" w:rsidRPr="00254258" w:rsidRDefault="00304EF3">
      <w:pPr>
        <w:rPr>
          <w:rFonts w:ascii="Times New Roman" w:hAnsi="Times New Roman" w:cs="Times New Roman"/>
          <w:color w:val="0B0B0B"/>
          <w:shd w:val="clear" w:color="auto" w:fill="FFFFFF"/>
          <w:rPrChange w:id="116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63" w:author="Aarati AD" w:date="2023-04-06T10:12:00Z">
            <w:rPr>
              <w:rFonts w:ascii="Open Sans" w:hAnsi="Open Sans" w:cs="Open Sans"/>
              <w:color w:val="0B0B0B"/>
              <w:shd w:val="clear" w:color="auto" w:fill="FFFFFF"/>
            </w:rPr>
          </w:rPrChange>
        </w:rPr>
        <w:t>Group by (a.name)</w:t>
      </w:r>
    </w:p>
    <w:p w14:paraId="0743B8BC" w14:textId="77777777" w:rsidR="00254258" w:rsidRPr="00254258" w:rsidRDefault="00304EF3">
      <w:pPr>
        <w:rPr>
          <w:rFonts w:ascii="Times New Roman" w:hAnsi="Times New Roman" w:cs="Times New Roman"/>
          <w:color w:val="0B0B0B"/>
          <w:shd w:val="clear" w:color="auto" w:fill="FFFFFF"/>
          <w:rPrChange w:id="116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65" w:author="Aarati AD" w:date="2023-04-06T10:12:00Z">
            <w:rPr>
              <w:rFonts w:ascii="Open Sans" w:hAnsi="Open Sans" w:cs="Open Sans"/>
              <w:color w:val="0B0B0B"/>
              <w:shd w:val="clear" w:color="auto" w:fill="FFFFFF"/>
            </w:rPr>
          </w:rPrChange>
        </w:rPr>
        <w:t xml:space="preserve">Order by  sum(o.standard_qty) desc </w:t>
      </w:r>
    </w:p>
    <w:p w14:paraId="4C12A8C9" w14:textId="77777777" w:rsidR="00254258" w:rsidRPr="00254258" w:rsidRDefault="00304EF3">
      <w:pPr>
        <w:rPr>
          <w:rFonts w:ascii="Times New Roman" w:hAnsi="Times New Roman" w:cs="Times New Roman"/>
          <w:color w:val="0B0B0B"/>
          <w:shd w:val="clear" w:color="auto" w:fill="FFFFFF"/>
          <w:rPrChange w:id="116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67" w:author="Aarati AD" w:date="2023-04-06T10:12:00Z">
            <w:rPr>
              <w:rFonts w:ascii="Open Sans" w:hAnsi="Open Sans" w:cs="Open Sans"/>
              <w:color w:val="0B0B0B"/>
              <w:shd w:val="clear" w:color="auto" w:fill="FFFFFF"/>
            </w:rPr>
          </w:rPrChange>
        </w:rPr>
        <w:t xml:space="preserve">Limt 1 </w:t>
      </w:r>
    </w:p>
    <w:p w14:paraId="02E21279" w14:textId="77777777" w:rsidR="00254258" w:rsidRPr="00254258" w:rsidRDefault="00254258">
      <w:pPr>
        <w:rPr>
          <w:rFonts w:ascii="Times New Roman" w:hAnsi="Times New Roman" w:cs="Times New Roman"/>
          <w:color w:val="0B0B0B"/>
          <w:shd w:val="clear" w:color="auto" w:fill="FFFFFF"/>
          <w:rPrChange w:id="1168" w:author="Aarati AD" w:date="2023-04-06T10:12:00Z">
            <w:rPr>
              <w:rFonts w:ascii="Open Sans" w:hAnsi="Open Sans" w:cs="Open Sans"/>
              <w:color w:val="0B0B0B"/>
              <w:shd w:val="clear" w:color="auto" w:fill="FFFFFF"/>
            </w:rPr>
          </w:rPrChange>
        </w:rPr>
      </w:pPr>
    </w:p>
    <w:p w14:paraId="35EB4B34" w14:textId="77777777" w:rsidR="00254258" w:rsidRPr="00254258" w:rsidRDefault="00254258">
      <w:pPr>
        <w:rPr>
          <w:rFonts w:ascii="Times New Roman" w:hAnsi="Times New Roman" w:cs="Times New Roman"/>
          <w:color w:val="0B0B0B"/>
          <w:shd w:val="clear" w:color="auto" w:fill="FFFFFF"/>
          <w:rPrChange w:id="1169" w:author="Aarati AD" w:date="2023-04-06T10:12:00Z">
            <w:rPr>
              <w:rFonts w:ascii="Open Sans" w:hAnsi="Open Sans" w:cs="Open Sans"/>
              <w:color w:val="0B0B0B"/>
              <w:shd w:val="clear" w:color="auto" w:fill="FFFFFF"/>
            </w:rPr>
          </w:rPrChange>
        </w:rPr>
      </w:pPr>
    </w:p>
    <w:p w14:paraId="1EB0D9EB" w14:textId="77777777" w:rsidR="00254258" w:rsidRPr="00254258" w:rsidRDefault="00254258">
      <w:pPr>
        <w:rPr>
          <w:rFonts w:ascii="Times New Roman" w:hAnsi="Times New Roman" w:cs="Times New Roman"/>
          <w:color w:val="0B0B0B"/>
          <w:shd w:val="clear" w:color="auto" w:fill="FFFFFF"/>
          <w:rPrChange w:id="1170" w:author="Aarati AD" w:date="2023-04-06T10:12:00Z">
            <w:rPr>
              <w:rFonts w:ascii="Open Sans" w:hAnsi="Open Sans" w:cs="Open Sans"/>
              <w:color w:val="0B0B0B"/>
              <w:shd w:val="clear" w:color="auto" w:fill="FFFFFF"/>
            </w:rPr>
          </w:rPrChange>
        </w:rPr>
      </w:pPr>
    </w:p>
    <w:p w14:paraId="01A4D68E" w14:textId="77777777" w:rsidR="00254258" w:rsidRPr="00254258" w:rsidRDefault="00304EF3">
      <w:pPr>
        <w:rPr>
          <w:rFonts w:ascii="Times New Roman" w:hAnsi="Times New Roman" w:cs="Times New Roman"/>
          <w:color w:val="0B0B0B"/>
          <w:shd w:val="clear" w:color="auto" w:fill="FFFFFF"/>
          <w:rPrChange w:id="1171" w:author="Aarati AD" w:date="2023-04-06T10:12:00Z">
            <w:rPr>
              <w:rFonts w:ascii="Open Sans" w:hAnsi="Open Sans" w:cs="Open Sans"/>
              <w:color w:val="0B0B0B"/>
              <w:shd w:val="clear" w:color="auto" w:fill="FFFFFF"/>
            </w:rPr>
          </w:rPrChange>
        </w:rPr>
      </w:pPr>
      <w:r>
        <w:rPr>
          <w:rFonts w:ascii="Times New Roman" w:hAnsi="Times New Roman" w:cs="Times New Roman"/>
          <w:color w:val="0B0B0B"/>
          <w:highlight w:val="yellow"/>
          <w:shd w:val="clear" w:color="auto" w:fill="FFFFFF"/>
          <w:rPrChange w:id="1172" w:author="Aarati AD" w:date="2023-04-06T10:12:00Z">
            <w:rPr>
              <w:rFonts w:ascii="Open Sans" w:hAnsi="Open Sans" w:cs="Open Sans"/>
              <w:color w:val="0B0B0B"/>
              <w:highlight w:val="yellow"/>
              <w:shd w:val="clear" w:color="auto" w:fill="FFFFFF"/>
            </w:rPr>
          </w:rPrChange>
        </w:rPr>
        <w:t>Note: just be careful with the bracket while closing inner sub query when sub query return only one value instead of row and used inside having there is no need for alise</w:t>
      </w:r>
      <w:r>
        <w:rPr>
          <w:rFonts w:ascii="Times New Roman" w:hAnsi="Times New Roman" w:cs="Times New Roman"/>
          <w:color w:val="0B0B0B"/>
          <w:shd w:val="clear" w:color="auto" w:fill="FFFFFF"/>
          <w:rPrChange w:id="1173" w:author="Aarati AD" w:date="2023-04-06T10:12:00Z">
            <w:rPr>
              <w:rFonts w:ascii="Open Sans" w:hAnsi="Open Sans" w:cs="Open Sans"/>
              <w:color w:val="0B0B0B"/>
              <w:shd w:val="clear" w:color="auto" w:fill="FFFFFF"/>
            </w:rPr>
          </w:rPrChange>
        </w:rPr>
        <w:t>;</w:t>
      </w:r>
    </w:p>
    <w:p w14:paraId="2BC7B252" w14:textId="77777777" w:rsidR="00254258" w:rsidRPr="00254258" w:rsidRDefault="00304EF3">
      <w:pPr>
        <w:rPr>
          <w:rFonts w:ascii="Times New Roman" w:hAnsi="Times New Roman" w:cs="Times New Roman"/>
          <w:color w:val="0B0B0B"/>
          <w:shd w:val="clear" w:color="auto" w:fill="FFFFFF"/>
          <w:rPrChange w:id="117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75" w:author="Aarati AD" w:date="2023-04-06T10:12:00Z">
            <w:rPr>
              <w:rFonts w:ascii="Open Sans" w:hAnsi="Open Sans" w:cs="Open Sans"/>
              <w:color w:val="0B0B0B"/>
              <w:shd w:val="clear" w:color="auto" w:fill="FFFFFF"/>
            </w:rPr>
          </w:rPrChange>
        </w:rPr>
        <w:t>select count(*)</w:t>
      </w:r>
    </w:p>
    <w:p w14:paraId="2710B820" w14:textId="77777777" w:rsidR="00254258" w:rsidRPr="00254258" w:rsidRDefault="00304EF3">
      <w:pPr>
        <w:rPr>
          <w:rFonts w:ascii="Times New Roman" w:hAnsi="Times New Roman" w:cs="Times New Roman"/>
          <w:color w:val="0B0B0B"/>
          <w:shd w:val="clear" w:color="auto" w:fill="FFFFFF"/>
          <w:rPrChange w:id="117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77" w:author="Aarati AD" w:date="2023-04-06T10:12:00Z">
            <w:rPr>
              <w:rFonts w:ascii="Open Sans" w:hAnsi="Open Sans" w:cs="Open Sans"/>
              <w:color w:val="0B0B0B"/>
              <w:shd w:val="clear" w:color="auto" w:fill="FFFFFF"/>
            </w:rPr>
          </w:rPrChange>
        </w:rPr>
        <w:t>from(</w:t>
      </w:r>
    </w:p>
    <w:p w14:paraId="47747BC7" w14:textId="77777777" w:rsidR="00254258" w:rsidRPr="00254258" w:rsidRDefault="00304EF3">
      <w:pPr>
        <w:ind w:left="720"/>
        <w:rPr>
          <w:rFonts w:ascii="Times New Roman" w:hAnsi="Times New Roman" w:cs="Times New Roman"/>
          <w:color w:val="0B0B0B"/>
          <w:shd w:val="clear" w:color="auto" w:fill="FFFFFF"/>
          <w:rPrChange w:id="117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79" w:author="Aarati AD" w:date="2023-04-06T10:12:00Z">
            <w:rPr>
              <w:rFonts w:ascii="Open Sans" w:hAnsi="Open Sans" w:cs="Open Sans"/>
              <w:color w:val="0B0B0B"/>
              <w:shd w:val="clear" w:color="auto" w:fill="FFFFFF"/>
            </w:rPr>
          </w:rPrChange>
        </w:rPr>
        <w:t>Select a.name, sum(o.total)   total</w:t>
      </w:r>
    </w:p>
    <w:p w14:paraId="5ABD62D0" w14:textId="77777777" w:rsidR="00254258" w:rsidRPr="00254258" w:rsidRDefault="00304EF3">
      <w:pPr>
        <w:ind w:left="720"/>
        <w:rPr>
          <w:rFonts w:ascii="Times New Roman" w:hAnsi="Times New Roman" w:cs="Times New Roman"/>
          <w:color w:val="0B0B0B"/>
          <w:shd w:val="clear" w:color="auto" w:fill="FFFFFF"/>
          <w:rPrChange w:id="118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81" w:author="Aarati AD" w:date="2023-04-06T10:12:00Z">
            <w:rPr>
              <w:rFonts w:ascii="Open Sans" w:hAnsi="Open Sans" w:cs="Open Sans"/>
              <w:color w:val="0B0B0B"/>
              <w:shd w:val="clear" w:color="auto" w:fill="FFFFFF"/>
            </w:rPr>
          </w:rPrChange>
        </w:rPr>
        <w:t xml:space="preserve">From accounts a </w:t>
      </w:r>
    </w:p>
    <w:p w14:paraId="2E849BBB" w14:textId="77777777" w:rsidR="00254258" w:rsidRPr="00254258" w:rsidRDefault="00304EF3">
      <w:pPr>
        <w:ind w:left="720"/>
        <w:rPr>
          <w:rFonts w:ascii="Times New Roman" w:hAnsi="Times New Roman" w:cs="Times New Roman"/>
          <w:color w:val="0B0B0B"/>
          <w:shd w:val="clear" w:color="auto" w:fill="FFFFFF"/>
          <w:rPrChange w:id="118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83" w:author="Aarati AD" w:date="2023-04-06T10:12:00Z">
            <w:rPr>
              <w:rFonts w:ascii="Open Sans" w:hAnsi="Open Sans" w:cs="Open Sans"/>
              <w:color w:val="0B0B0B"/>
              <w:shd w:val="clear" w:color="auto" w:fill="FFFFFF"/>
            </w:rPr>
          </w:rPrChange>
        </w:rPr>
        <w:t xml:space="preserve">Join orders o </w:t>
      </w:r>
    </w:p>
    <w:p w14:paraId="30572A6E" w14:textId="77777777" w:rsidR="00254258" w:rsidRPr="00254258" w:rsidRDefault="00304EF3">
      <w:pPr>
        <w:ind w:left="720"/>
        <w:rPr>
          <w:rFonts w:ascii="Times New Roman" w:hAnsi="Times New Roman" w:cs="Times New Roman"/>
          <w:color w:val="0B0B0B"/>
          <w:shd w:val="clear" w:color="auto" w:fill="FFFFFF"/>
          <w:rPrChange w:id="118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85" w:author="Aarati AD" w:date="2023-04-06T10:12:00Z">
            <w:rPr>
              <w:rFonts w:ascii="Open Sans" w:hAnsi="Open Sans" w:cs="Open Sans"/>
              <w:color w:val="0B0B0B"/>
              <w:shd w:val="clear" w:color="auto" w:fill="FFFFFF"/>
            </w:rPr>
          </w:rPrChange>
        </w:rPr>
        <w:t xml:space="preserve">On a.id = o.account_id </w:t>
      </w:r>
    </w:p>
    <w:p w14:paraId="1B037B1B" w14:textId="77777777" w:rsidR="00254258" w:rsidRPr="00254258" w:rsidRDefault="00304EF3">
      <w:pPr>
        <w:ind w:left="720"/>
        <w:rPr>
          <w:rFonts w:ascii="Times New Roman" w:hAnsi="Times New Roman" w:cs="Times New Roman"/>
          <w:color w:val="0B0B0B"/>
          <w:shd w:val="clear" w:color="auto" w:fill="FFFFFF"/>
          <w:rPrChange w:id="118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87" w:author="Aarati AD" w:date="2023-04-06T10:12:00Z">
            <w:rPr>
              <w:rFonts w:ascii="Open Sans" w:hAnsi="Open Sans" w:cs="Open Sans"/>
              <w:color w:val="0B0B0B"/>
              <w:shd w:val="clear" w:color="auto" w:fill="FFFFFF"/>
            </w:rPr>
          </w:rPrChange>
        </w:rPr>
        <w:t>Group by (a.name)</w:t>
      </w:r>
    </w:p>
    <w:p w14:paraId="6F9676AC" w14:textId="77777777" w:rsidR="00254258" w:rsidRPr="00254258" w:rsidRDefault="00304EF3">
      <w:pPr>
        <w:ind w:left="720"/>
        <w:rPr>
          <w:rFonts w:ascii="Times New Roman" w:hAnsi="Times New Roman" w:cs="Times New Roman"/>
          <w:color w:val="0B0B0B"/>
          <w:shd w:val="clear" w:color="auto" w:fill="FFFFFF"/>
          <w:rPrChange w:id="118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89" w:author="Aarati AD" w:date="2023-04-06T10:12:00Z">
            <w:rPr>
              <w:rFonts w:ascii="Open Sans" w:hAnsi="Open Sans" w:cs="Open Sans"/>
              <w:color w:val="0B0B0B"/>
              <w:shd w:val="clear" w:color="auto" w:fill="FFFFFF"/>
            </w:rPr>
          </w:rPrChange>
        </w:rPr>
        <w:t>Having sum(o.total) &gt;</w:t>
      </w:r>
    </w:p>
    <w:p w14:paraId="7A53A9B4" w14:textId="77777777" w:rsidR="00254258" w:rsidRPr="00254258" w:rsidRDefault="00304EF3">
      <w:pPr>
        <w:ind w:left="720"/>
        <w:rPr>
          <w:rFonts w:ascii="Times New Roman" w:hAnsi="Times New Roman" w:cs="Times New Roman"/>
          <w:color w:val="0B0B0B"/>
          <w:shd w:val="clear" w:color="auto" w:fill="FFFFFF"/>
          <w:rPrChange w:id="119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91" w:author="Aarati AD" w:date="2023-04-06T10:12:00Z">
            <w:rPr>
              <w:rFonts w:ascii="Open Sans" w:hAnsi="Open Sans" w:cs="Open Sans"/>
              <w:color w:val="0B0B0B"/>
              <w:shd w:val="clear" w:color="auto" w:fill="FFFFFF"/>
            </w:rPr>
          </w:rPrChange>
        </w:rPr>
        <w:t>(</w:t>
      </w:r>
    </w:p>
    <w:p w14:paraId="76A25D17" w14:textId="77777777" w:rsidR="00254258" w:rsidRPr="00254258" w:rsidRDefault="00304EF3">
      <w:pPr>
        <w:ind w:firstLine="720"/>
        <w:rPr>
          <w:rFonts w:ascii="Times New Roman" w:hAnsi="Times New Roman" w:cs="Times New Roman"/>
          <w:color w:val="0B0B0B"/>
          <w:shd w:val="clear" w:color="auto" w:fill="FFFFFF"/>
          <w:rPrChange w:id="119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93" w:author="Aarati AD" w:date="2023-04-06T10:12:00Z">
            <w:rPr>
              <w:rFonts w:ascii="Open Sans" w:hAnsi="Open Sans" w:cs="Open Sans"/>
              <w:color w:val="0B0B0B"/>
              <w:shd w:val="clear" w:color="auto" w:fill="FFFFFF"/>
            </w:rPr>
          </w:rPrChange>
        </w:rPr>
        <w:t xml:space="preserve">select total_1 from </w:t>
      </w:r>
    </w:p>
    <w:p w14:paraId="4DDA418D" w14:textId="77777777" w:rsidR="00254258" w:rsidRPr="00254258" w:rsidRDefault="00304EF3">
      <w:pPr>
        <w:ind w:left="2160"/>
        <w:rPr>
          <w:rFonts w:ascii="Times New Roman" w:hAnsi="Times New Roman" w:cs="Times New Roman"/>
          <w:color w:val="0B0B0B"/>
          <w:shd w:val="clear" w:color="auto" w:fill="FFFFFF"/>
          <w:rPrChange w:id="119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95" w:author="Aarati AD" w:date="2023-04-06T10:12:00Z">
            <w:rPr>
              <w:rFonts w:ascii="Open Sans" w:hAnsi="Open Sans" w:cs="Open Sans"/>
              <w:color w:val="0B0B0B"/>
              <w:shd w:val="clear" w:color="auto" w:fill="FFFFFF"/>
            </w:rPr>
          </w:rPrChange>
        </w:rPr>
        <w:t>(</w:t>
      </w:r>
    </w:p>
    <w:p w14:paraId="4911A45A" w14:textId="77777777" w:rsidR="00254258" w:rsidRPr="00254258" w:rsidRDefault="00304EF3">
      <w:pPr>
        <w:ind w:left="2160"/>
        <w:rPr>
          <w:rFonts w:ascii="Times New Roman" w:hAnsi="Times New Roman" w:cs="Times New Roman"/>
          <w:color w:val="0B0B0B"/>
          <w:shd w:val="clear" w:color="auto" w:fill="FFFFFF"/>
          <w:rPrChange w:id="119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97" w:author="Aarati AD" w:date="2023-04-06T10:12:00Z">
            <w:rPr>
              <w:rFonts w:ascii="Open Sans" w:hAnsi="Open Sans" w:cs="Open Sans"/>
              <w:color w:val="0B0B0B"/>
              <w:shd w:val="clear" w:color="auto" w:fill="FFFFFF"/>
            </w:rPr>
          </w:rPrChange>
        </w:rPr>
        <w:t>Select a.name, sum(o.standard_qty)  , sum(o.total) total_1</w:t>
      </w:r>
    </w:p>
    <w:p w14:paraId="44DADA46" w14:textId="77777777" w:rsidR="00254258" w:rsidRPr="00254258" w:rsidRDefault="00304EF3">
      <w:pPr>
        <w:ind w:left="2160"/>
        <w:rPr>
          <w:rFonts w:ascii="Times New Roman" w:hAnsi="Times New Roman" w:cs="Times New Roman"/>
          <w:color w:val="0B0B0B"/>
          <w:shd w:val="clear" w:color="auto" w:fill="FFFFFF"/>
          <w:rPrChange w:id="119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199" w:author="Aarati AD" w:date="2023-04-06T10:12:00Z">
            <w:rPr>
              <w:rFonts w:ascii="Open Sans" w:hAnsi="Open Sans" w:cs="Open Sans"/>
              <w:color w:val="0B0B0B"/>
              <w:shd w:val="clear" w:color="auto" w:fill="FFFFFF"/>
            </w:rPr>
          </w:rPrChange>
        </w:rPr>
        <w:t xml:space="preserve">From orders o </w:t>
      </w:r>
    </w:p>
    <w:p w14:paraId="1AF49782" w14:textId="77777777" w:rsidR="00254258" w:rsidRPr="00254258" w:rsidRDefault="00304EF3">
      <w:pPr>
        <w:ind w:left="2160"/>
        <w:rPr>
          <w:rFonts w:ascii="Times New Roman" w:hAnsi="Times New Roman" w:cs="Times New Roman"/>
          <w:color w:val="0B0B0B"/>
          <w:shd w:val="clear" w:color="auto" w:fill="FFFFFF"/>
          <w:rPrChange w:id="120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01" w:author="Aarati AD" w:date="2023-04-06T10:12:00Z">
            <w:rPr>
              <w:rFonts w:ascii="Open Sans" w:hAnsi="Open Sans" w:cs="Open Sans"/>
              <w:color w:val="0B0B0B"/>
              <w:shd w:val="clear" w:color="auto" w:fill="FFFFFF"/>
            </w:rPr>
          </w:rPrChange>
        </w:rPr>
        <w:t xml:space="preserve">Join accounts a </w:t>
      </w:r>
    </w:p>
    <w:p w14:paraId="3465152B" w14:textId="77777777" w:rsidR="00254258" w:rsidRPr="00254258" w:rsidRDefault="00304EF3">
      <w:pPr>
        <w:ind w:left="2160"/>
        <w:rPr>
          <w:rFonts w:ascii="Times New Roman" w:hAnsi="Times New Roman" w:cs="Times New Roman"/>
          <w:color w:val="0B0B0B"/>
          <w:shd w:val="clear" w:color="auto" w:fill="FFFFFF"/>
          <w:rPrChange w:id="120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03" w:author="Aarati AD" w:date="2023-04-06T10:12:00Z">
            <w:rPr>
              <w:rFonts w:ascii="Open Sans" w:hAnsi="Open Sans" w:cs="Open Sans"/>
              <w:color w:val="0B0B0B"/>
              <w:shd w:val="clear" w:color="auto" w:fill="FFFFFF"/>
            </w:rPr>
          </w:rPrChange>
        </w:rPr>
        <w:t>On a.id = o.account_id</w:t>
      </w:r>
    </w:p>
    <w:p w14:paraId="24E9DC47" w14:textId="77777777" w:rsidR="00254258" w:rsidRPr="00254258" w:rsidRDefault="00304EF3">
      <w:pPr>
        <w:ind w:left="2160"/>
        <w:rPr>
          <w:rFonts w:ascii="Times New Roman" w:hAnsi="Times New Roman" w:cs="Times New Roman"/>
          <w:color w:val="0B0B0B"/>
          <w:shd w:val="clear" w:color="auto" w:fill="FFFFFF"/>
          <w:rPrChange w:id="120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05" w:author="Aarati AD" w:date="2023-04-06T10:12:00Z">
            <w:rPr>
              <w:rFonts w:ascii="Open Sans" w:hAnsi="Open Sans" w:cs="Open Sans"/>
              <w:color w:val="0B0B0B"/>
              <w:shd w:val="clear" w:color="auto" w:fill="FFFFFF"/>
            </w:rPr>
          </w:rPrChange>
        </w:rPr>
        <w:t>Group by (a.name)</w:t>
      </w:r>
    </w:p>
    <w:p w14:paraId="3AB45879" w14:textId="77777777" w:rsidR="00254258" w:rsidRPr="00254258" w:rsidRDefault="00304EF3">
      <w:pPr>
        <w:ind w:left="2160"/>
        <w:rPr>
          <w:rFonts w:ascii="Times New Roman" w:hAnsi="Times New Roman" w:cs="Times New Roman"/>
          <w:color w:val="0B0B0B"/>
          <w:shd w:val="clear" w:color="auto" w:fill="FFFFFF"/>
          <w:rPrChange w:id="120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07" w:author="Aarati AD" w:date="2023-04-06T10:12:00Z">
            <w:rPr>
              <w:rFonts w:ascii="Open Sans" w:hAnsi="Open Sans" w:cs="Open Sans"/>
              <w:color w:val="0B0B0B"/>
              <w:shd w:val="clear" w:color="auto" w:fill="FFFFFF"/>
            </w:rPr>
          </w:rPrChange>
        </w:rPr>
        <w:t xml:space="preserve">Order by sum(o.standard_qty) desc </w:t>
      </w:r>
    </w:p>
    <w:p w14:paraId="33B2FB24" w14:textId="77777777" w:rsidR="00254258" w:rsidRPr="00254258" w:rsidRDefault="00304EF3">
      <w:pPr>
        <w:ind w:left="2160"/>
        <w:rPr>
          <w:rFonts w:ascii="Times New Roman" w:hAnsi="Times New Roman" w:cs="Times New Roman"/>
          <w:color w:val="0B0B0B"/>
          <w:shd w:val="clear" w:color="auto" w:fill="FFFFFF"/>
          <w:rPrChange w:id="120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09" w:author="Aarati AD" w:date="2023-04-06T10:12:00Z">
            <w:rPr>
              <w:rFonts w:ascii="Open Sans" w:hAnsi="Open Sans" w:cs="Open Sans"/>
              <w:color w:val="0B0B0B"/>
              <w:shd w:val="clear" w:color="auto" w:fill="FFFFFF"/>
            </w:rPr>
          </w:rPrChange>
        </w:rPr>
        <w:t xml:space="preserve">Limit 1) inner_query </w:t>
      </w:r>
    </w:p>
    <w:p w14:paraId="74595E1B" w14:textId="77777777" w:rsidR="00254258" w:rsidRPr="00254258" w:rsidRDefault="00304EF3">
      <w:pPr>
        <w:rPr>
          <w:rFonts w:ascii="Times New Roman" w:hAnsi="Times New Roman" w:cs="Times New Roman"/>
          <w:color w:val="0B0B0B"/>
          <w:shd w:val="clear" w:color="auto" w:fill="FFFFFF"/>
          <w:rPrChange w:id="121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11" w:author="Aarati AD" w:date="2023-04-06T10:12:00Z">
            <w:rPr>
              <w:rFonts w:ascii="Open Sans" w:hAnsi="Open Sans" w:cs="Open Sans"/>
              <w:color w:val="0B0B0B"/>
              <w:shd w:val="clear" w:color="auto" w:fill="FFFFFF"/>
            </w:rPr>
          </w:rPrChange>
        </w:rPr>
        <w:t xml:space="preserve">           )</w:t>
      </w:r>
    </w:p>
    <w:p w14:paraId="237C1D55" w14:textId="77777777" w:rsidR="00254258" w:rsidRPr="00254258" w:rsidRDefault="00304EF3">
      <w:pPr>
        <w:rPr>
          <w:rFonts w:ascii="Times New Roman" w:hAnsi="Times New Roman" w:cs="Times New Roman"/>
          <w:color w:val="0B0B0B"/>
          <w:shd w:val="clear" w:color="auto" w:fill="FFFFFF"/>
          <w:rPrChange w:id="121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13" w:author="Aarati AD" w:date="2023-04-06T10:12:00Z">
            <w:rPr>
              <w:rFonts w:ascii="Open Sans" w:hAnsi="Open Sans" w:cs="Open Sans"/>
              <w:color w:val="0B0B0B"/>
              <w:shd w:val="clear" w:color="auto" w:fill="FFFFFF"/>
            </w:rPr>
          </w:rPrChange>
        </w:rPr>
        <w:t xml:space="preserve">      )outer_tab;</w:t>
      </w:r>
    </w:p>
    <w:p w14:paraId="6B7E1287" w14:textId="77777777" w:rsidR="00254258" w:rsidRPr="00254258" w:rsidRDefault="00304EF3">
      <w:pPr>
        <w:rPr>
          <w:rFonts w:ascii="Times New Roman" w:hAnsi="Times New Roman" w:cs="Times New Roman"/>
          <w:b/>
          <w:bCs/>
          <w:color w:val="0B0B0B"/>
          <w:sz w:val="20"/>
          <w:szCs w:val="20"/>
          <w:shd w:val="clear" w:color="auto" w:fill="FFFFFF"/>
          <w:rPrChange w:id="1214" w:author="Aarati AD" w:date="2023-04-06T10:12:00Z">
            <w:rPr>
              <w:rFonts w:ascii="Open Sans" w:hAnsi="Open Sans" w:cs="Open Sans"/>
              <w:b/>
              <w:bCs/>
              <w:color w:val="0B0B0B"/>
              <w:sz w:val="20"/>
              <w:szCs w:val="20"/>
              <w:shd w:val="clear" w:color="auto" w:fill="FFFFFF"/>
            </w:rPr>
          </w:rPrChange>
        </w:rPr>
      </w:pPr>
      <w:r>
        <w:rPr>
          <w:rFonts w:ascii="Times New Roman" w:hAnsi="Times New Roman" w:cs="Times New Roman"/>
          <w:b/>
          <w:bCs/>
          <w:color w:val="0B0B0B"/>
          <w:sz w:val="24"/>
          <w:szCs w:val="24"/>
          <w:shd w:val="clear" w:color="auto" w:fill="FFFFFF"/>
          <w:rPrChange w:id="1215" w:author="Aarati AD" w:date="2023-04-06T10:12:00Z">
            <w:rPr>
              <w:rFonts w:ascii="Open Sans" w:hAnsi="Open Sans" w:cs="Open Sans"/>
              <w:b/>
              <w:bCs/>
              <w:color w:val="0B0B0B"/>
              <w:sz w:val="24"/>
              <w:szCs w:val="24"/>
              <w:shd w:val="clear" w:color="auto" w:fill="FFFFFF"/>
            </w:rPr>
          </w:rPrChange>
        </w:rPr>
        <w:t>For the customer that spent the most (in total over their lifetime as a customer) </w:t>
      </w:r>
      <w:r>
        <w:rPr>
          <w:rStyle w:val="Strong"/>
          <w:rFonts w:ascii="Times New Roman" w:hAnsi="Times New Roman" w:cs="Times New Roman"/>
          <w:b w:val="0"/>
          <w:bCs w:val="0"/>
          <w:color w:val="0B0B0B"/>
          <w:sz w:val="24"/>
          <w:szCs w:val="24"/>
          <w:bdr w:val="single" w:sz="2" w:space="0" w:color="auto"/>
          <w:shd w:val="clear" w:color="auto" w:fill="FFFFFF"/>
          <w:rPrChange w:id="1216"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total_amt_usd</w:t>
      </w:r>
      <w:r>
        <w:rPr>
          <w:rFonts w:ascii="Times New Roman" w:hAnsi="Times New Roman" w:cs="Times New Roman"/>
          <w:b/>
          <w:bCs/>
          <w:color w:val="0B0B0B"/>
          <w:sz w:val="24"/>
          <w:szCs w:val="24"/>
          <w:shd w:val="clear" w:color="auto" w:fill="FFFFFF"/>
          <w:rPrChange w:id="1217" w:author="Aarati AD" w:date="2023-04-06T10:12:00Z">
            <w:rPr>
              <w:rFonts w:ascii="Open Sans" w:hAnsi="Open Sans" w:cs="Open Sans"/>
              <w:b/>
              <w:bCs/>
              <w:color w:val="0B0B0B"/>
              <w:sz w:val="24"/>
              <w:szCs w:val="24"/>
              <w:shd w:val="clear" w:color="auto" w:fill="FFFFFF"/>
            </w:rPr>
          </w:rPrChange>
        </w:rPr>
        <w:t>, how many </w:t>
      </w:r>
      <w:r>
        <w:rPr>
          <w:rStyle w:val="Strong"/>
          <w:rFonts w:ascii="Times New Roman" w:hAnsi="Times New Roman" w:cs="Times New Roman"/>
          <w:b w:val="0"/>
          <w:bCs w:val="0"/>
          <w:color w:val="0B0B0B"/>
          <w:sz w:val="24"/>
          <w:szCs w:val="24"/>
          <w:bdr w:val="single" w:sz="2" w:space="0" w:color="auto"/>
          <w:shd w:val="clear" w:color="auto" w:fill="FFFFFF"/>
          <w:rPrChange w:id="1218"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web_events</w:t>
      </w:r>
      <w:r>
        <w:rPr>
          <w:rFonts w:ascii="Times New Roman" w:hAnsi="Times New Roman" w:cs="Times New Roman"/>
          <w:b/>
          <w:bCs/>
          <w:color w:val="0B0B0B"/>
          <w:sz w:val="24"/>
          <w:szCs w:val="24"/>
          <w:shd w:val="clear" w:color="auto" w:fill="FFFFFF"/>
          <w:rPrChange w:id="1219" w:author="Aarati AD" w:date="2023-04-06T10:12:00Z">
            <w:rPr>
              <w:rFonts w:ascii="Open Sans" w:hAnsi="Open Sans" w:cs="Open Sans"/>
              <w:b/>
              <w:bCs/>
              <w:color w:val="0B0B0B"/>
              <w:sz w:val="24"/>
              <w:szCs w:val="24"/>
              <w:shd w:val="clear" w:color="auto" w:fill="FFFFFF"/>
            </w:rPr>
          </w:rPrChange>
        </w:rPr>
        <w:t> did they have for each channel?</w:t>
      </w:r>
    </w:p>
    <w:p w14:paraId="5E99BE47" w14:textId="77777777" w:rsidR="00254258" w:rsidRPr="00254258" w:rsidRDefault="00304EF3">
      <w:pPr>
        <w:rPr>
          <w:rFonts w:ascii="Times New Roman" w:hAnsi="Times New Roman" w:cs="Times New Roman"/>
          <w:color w:val="0B0B0B"/>
          <w:shd w:val="clear" w:color="auto" w:fill="FFFFFF"/>
          <w:rPrChange w:id="122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21" w:author="Aarati AD" w:date="2023-04-06T10:12:00Z">
            <w:rPr>
              <w:rFonts w:ascii="Open Sans" w:hAnsi="Open Sans" w:cs="Open Sans"/>
              <w:color w:val="0B0B0B"/>
              <w:shd w:val="clear" w:color="auto" w:fill="FFFFFF"/>
            </w:rPr>
          </w:rPrChange>
        </w:rPr>
        <w:t>Select a.name , we.channel , Count(*)</w:t>
      </w:r>
    </w:p>
    <w:p w14:paraId="4B257FBC" w14:textId="77777777" w:rsidR="00254258" w:rsidRPr="00254258" w:rsidRDefault="00304EF3">
      <w:pPr>
        <w:rPr>
          <w:rFonts w:ascii="Times New Roman" w:hAnsi="Times New Roman" w:cs="Times New Roman"/>
          <w:color w:val="0B0B0B"/>
          <w:shd w:val="clear" w:color="auto" w:fill="FFFFFF"/>
          <w:rPrChange w:id="122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23" w:author="Aarati AD" w:date="2023-04-06T10:12:00Z">
            <w:rPr>
              <w:rFonts w:ascii="Open Sans" w:hAnsi="Open Sans" w:cs="Open Sans"/>
              <w:color w:val="0B0B0B"/>
              <w:shd w:val="clear" w:color="auto" w:fill="FFFFFF"/>
            </w:rPr>
          </w:rPrChange>
        </w:rPr>
        <w:t xml:space="preserve">From web_events   we </w:t>
      </w:r>
    </w:p>
    <w:p w14:paraId="78A2363F" w14:textId="77777777" w:rsidR="00254258" w:rsidRPr="00254258" w:rsidRDefault="00304EF3">
      <w:pPr>
        <w:rPr>
          <w:rFonts w:ascii="Times New Roman" w:hAnsi="Times New Roman" w:cs="Times New Roman"/>
          <w:color w:val="0B0B0B"/>
          <w:shd w:val="clear" w:color="auto" w:fill="FFFFFF"/>
          <w:rPrChange w:id="122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25" w:author="Aarati AD" w:date="2023-04-06T10:12:00Z">
            <w:rPr>
              <w:rFonts w:ascii="Open Sans" w:hAnsi="Open Sans" w:cs="Open Sans"/>
              <w:color w:val="0B0B0B"/>
              <w:shd w:val="clear" w:color="auto" w:fill="FFFFFF"/>
            </w:rPr>
          </w:rPrChange>
        </w:rPr>
        <w:t>join accounts a</w:t>
      </w:r>
    </w:p>
    <w:p w14:paraId="0207FEC2" w14:textId="77777777" w:rsidR="00254258" w:rsidRPr="00254258" w:rsidRDefault="00304EF3">
      <w:pPr>
        <w:rPr>
          <w:rFonts w:ascii="Times New Roman" w:hAnsi="Times New Roman" w:cs="Times New Roman"/>
          <w:color w:val="0B0B0B"/>
          <w:shd w:val="clear" w:color="auto" w:fill="FFFFFF"/>
          <w:rPrChange w:id="122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27" w:author="Aarati AD" w:date="2023-04-06T10:12:00Z">
            <w:rPr>
              <w:rFonts w:ascii="Open Sans" w:hAnsi="Open Sans" w:cs="Open Sans"/>
              <w:color w:val="0B0B0B"/>
              <w:shd w:val="clear" w:color="auto" w:fill="FFFFFF"/>
            </w:rPr>
          </w:rPrChange>
        </w:rPr>
        <w:t>On a.id = we.account_id  AND a.id =</w:t>
      </w:r>
    </w:p>
    <w:p w14:paraId="07C5134D" w14:textId="77777777" w:rsidR="00254258" w:rsidRPr="00254258" w:rsidRDefault="00304EF3">
      <w:pPr>
        <w:rPr>
          <w:rFonts w:ascii="Times New Roman" w:hAnsi="Times New Roman" w:cs="Times New Roman"/>
          <w:color w:val="0B0B0B"/>
          <w:shd w:val="clear" w:color="auto" w:fill="FFFFFF"/>
          <w:rPrChange w:id="122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29" w:author="Aarati AD" w:date="2023-04-06T10:12:00Z">
            <w:rPr>
              <w:rFonts w:ascii="Open Sans" w:hAnsi="Open Sans" w:cs="Open Sans"/>
              <w:color w:val="0B0B0B"/>
              <w:shd w:val="clear" w:color="auto" w:fill="FFFFFF"/>
            </w:rPr>
          </w:rPrChange>
        </w:rPr>
        <w:lastRenderedPageBreak/>
        <w:t>(</w:t>
      </w:r>
    </w:p>
    <w:p w14:paraId="2E8214A4" w14:textId="77777777" w:rsidR="00254258" w:rsidRPr="00254258" w:rsidRDefault="00304EF3">
      <w:pPr>
        <w:ind w:left="1440"/>
        <w:rPr>
          <w:rFonts w:ascii="Times New Roman" w:hAnsi="Times New Roman" w:cs="Times New Roman"/>
          <w:color w:val="0B0B0B"/>
          <w:shd w:val="clear" w:color="auto" w:fill="FFFFFF"/>
          <w:rPrChange w:id="123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31" w:author="Aarati AD" w:date="2023-04-06T10:12:00Z">
            <w:rPr>
              <w:rFonts w:ascii="Open Sans" w:hAnsi="Open Sans" w:cs="Open Sans"/>
              <w:color w:val="0B0B0B"/>
              <w:shd w:val="clear" w:color="auto" w:fill="FFFFFF"/>
            </w:rPr>
          </w:rPrChange>
        </w:rPr>
        <w:t xml:space="preserve">Select id </w:t>
      </w:r>
    </w:p>
    <w:p w14:paraId="4F5EB3BB" w14:textId="77777777" w:rsidR="00254258" w:rsidRPr="00254258" w:rsidRDefault="00304EF3">
      <w:pPr>
        <w:ind w:left="1440"/>
        <w:rPr>
          <w:rFonts w:ascii="Times New Roman" w:hAnsi="Times New Roman" w:cs="Times New Roman"/>
          <w:color w:val="0B0B0B"/>
          <w:shd w:val="clear" w:color="auto" w:fill="FFFFFF"/>
          <w:rPrChange w:id="123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33" w:author="Aarati AD" w:date="2023-04-06T10:12:00Z">
            <w:rPr>
              <w:rFonts w:ascii="Open Sans" w:hAnsi="Open Sans" w:cs="Open Sans"/>
              <w:color w:val="0B0B0B"/>
              <w:shd w:val="clear" w:color="auto" w:fill="FFFFFF"/>
            </w:rPr>
          </w:rPrChange>
        </w:rPr>
        <w:t>from (</w:t>
      </w:r>
    </w:p>
    <w:p w14:paraId="7F21E78E" w14:textId="77777777" w:rsidR="00254258" w:rsidRPr="00254258" w:rsidRDefault="00304EF3">
      <w:pPr>
        <w:ind w:left="2160"/>
        <w:rPr>
          <w:rFonts w:ascii="Times New Roman" w:hAnsi="Times New Roman" w:cs="Times New Roman"/>
          <w:color w:val="0B0B0B"/>
          <w:shd w:val="clear" w:color="auto" w:fill="FFFFFF"/>
          <w:rPrChange w:id="123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35" w:author="Aarati AD" w:date="2023-04-06T10:12:00Z">
            <w:rPr>
              <w:rFonts w:ascii="Open Sans" w:hAnsi="Open Sans" w:cs="Open Sans"/>
              <w:color w:val="0B0B0B"/>
              <w:shd w:val="clear" w:color="auto" w:fill="FFFFFF"/>
            </w:rPr>
          </w:rPrChange>
        </w:rPr>
        <w:t>Select a.id , sum(o.total_Amt_usd ) total_amt</w:t>
      </w:r>
    </w:p>
    <w:p w14:paraId="52BD3A35" w14:textId="77777777" w:rsidR="00254258" w:rsidRPr="00254258" w:rsidRDefault="00304EF3">
      <w:pPr>
        <w:ind w:left="2160"/>
        <w:rPr>
          <w:rFonts w:ascii="Times New Roman" w:hAnsi="Times New Roman" w:cs="Times New Roman"/>
          <w:color w:val="0B0B0B"/>
          <w:shd w:val="clear" w:color="auto" w:fill="FFFFFF"/>
          <w:rPrChange w:id="123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37" w:author="Aarati AD" w:date="2023-04-06T10:12:00Z">
            <w:rPr>
              <w:rFonts w:ascii="Open Sans" w:hAnsi="Open Sans" w:cs="Open Sans"/>
              <w:color w:val="0B0B0B"/>
              <w:shd w:val="clear" w:color="auto" w:fill="FFFFFF"/>
            </w:rPr>
          </w:rPrChange>
        </w:rPr>
        <w:t>From accounts a</w:t>
      </w:r>
    </w:p>
    <w:p w14:paraId="406ED467" w14:textId="77777777" w:rsidR="00254258" w:rsidRPr="00254258" w:rsidRDefault="00304EF3">
      <w:pPr>
        <w:ind w:left="2160"/>
        <w:rPr>
          <w:rFonts w:ascii="Times New Roman" w:hAnsi="Times New Roman" w:cs="Times New Roman"/>
          <w:color w:val="0B0B0B"/>
          <w:shd w:val="clear" w:color="auto" w:fill="FFFFFF"/>
          <w:rPrChange w:id="123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39" w:author="Aarati AD" w:date="2023-04-06T10:12:00Z">
            <w:rPr>
              <w:rFonts w:ascii="Open Sans" w:hAnsi="Open Sans" w:cs="Open Sans"/>
              <w:color w:val="0B0B0B"/>
              <w:shd w:val="clear" w:color="auto" w:fill="FFFFFF"/>
            </w:rPr>
          </w:rPrChange>
        </w:rPr>
        <w:t xml:space="preserve">Join orders o </w:t>
      </w:r>
    </w:p>
    <w:p w14:paraId="76D74264" w14:textId="77777777" w:rsidR="00254258" w:rsidRPr="00254258" w:rsidRDefault="00304EF3">
      <w:pPr>
        <w:ind w:left="2160"/>
        <w:rPr>
          <w:rFonts w:ascii="Times New Roman" w:hAnsi="Times New Roman" w:cs="Times New Roman"/>
          <w:color w:val="0B0B0B"/>
          <w:shd w:val="clear" w:color="auto" w:fill="FFFFFF"/>
          <w:rPrChange w:id="124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41" w:author="Aarati AD" w:date="2023-04-06T10:12:00Z">
            <w:rPr>
              <w:rFonts w:ascii="Open Sans" w:hAnsi="Open Sans" w:cs="Open Sans"/>
              <w:color w:val="0B0B0B"/>
              <w:shd w:val="clear" w:color="auto" w:fill="FFFFFF"/>
            </w:rPr>
          </w:rPrChange>
        </w:rPr>
        <w:t xml:space="preserve">On o.account_id = a.id </w:t>
      </w:r>
    </w:p>
    <w:p w14:paraId="3B1AE167" w14:textId="77777777" w:rsidR="00254258" w:rsidRPr="00254258" w:rsidRDefault="00304EF3">
      <w:pPr>
        <w:ind w:left="2160"/>
        <w:rPr>
          <w:rFonts w:ascii="Times New Roman" w:hAnsi="Times New Roman" w:cs="Times New Roman"/>
          <w:color w:val="0B0B0B"/>
          <w:shd w:val="clear" w:color="auto" w:fill="FFFFFF"/>
          <w:rPrChange w:id="124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43" w:author="Aarati AD" w:date="2023-04-06T10:12:00Z">
            <w:rPr>
              <w:rFonts w:ascii="Open Sans" w:hAnsi="Open Sans" w:cs="Open Sans"/>
              <w:color w:val="0B0B0B"/>
              <w:shd w:val="clear" w:color="auto" w:fill="FFFFFF"/>
            </w:rPr>
          </w:rPrChange>
        </w:rPr>
        <w:t>Group by (a.id)</w:t>
      </w:r>
    </w:p>
    <w:p w14:paraId="1145F5A0" w14:textId="77777777" w:rsidR="00254258" w:rsidRPr="00254258" w:rsidRDefault="00304EF3">
      <w:pPr>
        <w:ind w:left="2160"/>
        <w:rPr>
          <w:rFonts w:ascii="Times New Roman" w:hAnsi="Times New Roman" w:cs="Times New Roman"/>
          <w:color w:val="0B0B0B"/>
          <w:shd w:val="clear" w:color="auto" w:fill="FFFFFF"/>
          <w:rPrChange w:id="124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45" w:author="Aarati AD" w:date="2023-04-06T10:12:00Z">
            <w:rPr>
              <w:rFonts w:ascii="Open Sans" w:hAnsi="Open Sans" w:cs="Open Sans"/>
              <w:color w:val="0B0B0B"/>
              <w:shd w:val="clear" w:color="auto" w:fill="FFFFFF"/>
            </w:rPr>
          </w:rPrChange>
        </w:rPr>
        <w:t>Order by 2</w:t>
      </w:r>
    </w:p>
    <w:p w14:paraId="43ECC05C" w14:textId="77777777" w:rsidR="00254258" w:rsidRPr="00254258" w:rsidRDefault="00304EF3">
      <w:pPr>
        <w:ind w:left="2160"/>
        <w:rPr>
          <w:rFonts w:ascii="Times New Roman" w:hAnsi="Times New Roman" w:cs="Times New Roman"/>
          <w:color w:val="0B0B0B"/>
          <w:shd w:val="clear" w:color="auto" w:fill="FFFFFF"/>
          <w:rPrChange w:id="124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47" w:author="Aarati AD" w:date="2023-04-06T10:12:00Z">
            <w:rPr>
              <w:rFonts w:ascii="Open Sans" w:hAnsi="Open Sans" w:cs="Open Sans"/>
              <w:color w:val="0B0B0B"/>
              <w:shd w:val="clear" w:color="auto" w:fill="FFFFFF"/>
            </w:rPr>
          </w:rPrChange>
        </w:rPr>
        <w:t>Limit 1 ) sub1</w:t>
      </w:r>
    </w:p>
    <w:p w14:paraId="6C9C5CF7" w14:textId="77777777" w:rsidR="00254258" w:rsidRPr="00254258" w:rsidRDefault="00304EF3">
      <w:pPr>
        <w:rPr>
          <w:rFonts w:ascii="Times New Roman" w:hAnsi="Times New Roman" w:cs="Times New Roman"/>
          <w:color w:val="0B0B0B"/>
          <w:shd w:val="clear" w:color="auto" w:fill="FFFFFF"/>
          <w:rPrChange w:id="124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49" w:author="Aarati AD" w:date="2023-04-06T10:12:00Z">
            <w:rPr>
              <w:rFonts w:ascii="Open Sans" w:hAnsi="Open Sans" w:cs="Open Sans"/>
              <w:color w:val="0B0B0B"/>
              <w:shd w:val="clear" w:color="auto" w:fill="FFFFFF"/>
            </w:rPr>
          </w:rPrChange>
        </w:rPr>
        <w:t>)</w:t>
      </w:r>
    </w:p>
    <w:p w14:paraId="45A75DE0" w14:textId="77777777" w:rsidR="00254258" w:rsidRPr="00254258" w:rsidRDefault="00304EF3">
      <w:pPr>
        <w:rPr>
          <w:rFonts w:ascii="Times New Roman" w:hAnsi="Times New Roman" w:cs="Times New Roman"/>
          <w:color w:val="0B0B0B"/>
          <w:shd w:val="clear" w:color="auto" w:fill="FFFFFF"/>
          <w:rPrChange w:id="125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51" w:author="Aarati AD" w:date="2023-04-06T10:12:00Z">
            <w:rPr>
              <w:rFonts w:ascii="Open Sans" w:hAnsi="Open Sans" w:cs="Open Sans"/>
              <w:color w:val="0B0B0B"/>
              <w:shd w:val="clear" w:color="auto" w:fill="FFFFFF"/>
            </w:rPr>
          </w:rPrChange>
        </w:rPr>
        <w:t xml:space="preserve">Group by we.channel  , a.name </w:t>
      </w:r>
    </w:p>
    <w:p w14:paraId="40C934D0" w14:textId="77777777" w:rsidR="00254258" w:rsidRPr="00254258" w:rsidRDefault="00304EF3">
      <w:pPr>
        <w:rPr>
          <w:rFonts w:ascii="Times New Roman" w:hAnsi="Times New Roman" w:cs="Times New Roman"/>
          <w:color w:val="0B0B0B"/>
          <w:shd w:val="clear" w:color="auto" w:fill="FFFFFF"/>
          <w:rPrChange w:id="125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53" w:author="Aarati AD" w:date="2023-04-06T10:12:00Z">
            <w:rPr>
              <w:rFonts w:ascii="Open Sans" w:hAnsi="Open Sans" w:cs="Open Sans"/>
              <w:color w:val="0B0B0B"/>
              <w:shd w:val="clear" w:color="auto" w:fill="FFFFFF"/>
            </w:rPr>
          </w:rPrChange>
        </w:rPr>
        <w:t>Order by 3 desc</w:t>
      </w:r>
    </w:p>
    <w:p w14:paraId="01FBF29F" w14:textId="77777777" w:rsidR="00254258" w:rsidRPr="00254258" w:rsidRDefault="00304EF3">
      <w:pPr>
        <w:rPr>
          <w:rFonts w:ascii="Times New Roman" w:hAnsi="Times New Roman" w:cs="Times New Roman"/>
          <w:b/>
          <w:bCs/>
          <w:color w:val="0B0B0B"/>
          <w:shd w:val="clear" w:color="auto" w:fill="FFFFFF"/>
          <w:rPrChange w:id="125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255" w:author="Aarati AD" w:date="2023-04-06T10:12:00Z">
            <w:rPr>
              <w:rFonts w:ascii="Open Sans" w:hAnsi="Open Sans" w:cs="Open Sans"/>
              <w:b/>
              <w:bCs/>
              <w:color w:val="0B0B0B"/>
              <w:shd w:val="clear" w:color="auto" w:fill="FFFFFF"/>
            </w:rPr>
          </w:rPrChange>
        </w:rPr>
        <w:t> What is the lifetime average amount spent in terms of </w:t>
      </w:r>
      <w:r>
        <w:rPr>
          <w:rStyle w:val="Strong"/>
          <w:rFonts w:ascii="Times New Roman" w:hAnsi="Times New Roman" w:cs="Times New Roman"/>
          <w:b w:val="0"/>
          <w:bCs w:val="0"/>
          <w:color w:val="0B0B0B"/>
          <w:bdr w:val="single" w:sz="2" w:space="0" w:color="auto"/>
          <w:shd w:val="clear" w:color="auto" w:fill="FFFFFF"/>
          <w:rPrChange w:id="1256" w:author="Aarati AD" w:date="2023-04-06T10:12:00Z">
            <w:rPr>
              <w:rStyle w:val="Strong"/>
              <w:rFonts w:ascii="Open Sans" w:hAnsi="Open Sans" w:cs="Open Sans"/>
              <w:b w:val="0"/>
              <w:bCs w:val="0"/>
              <w:color w:val="0B0B0B"/>
              <w:bdr w:val="single" w:sz="2" w:space="0" w:color="auto"/>
              <w:shd w:val="clear" w:color="auto" w:fill="FFFFFF"/>
            </w:rPr>
          </w:rPrChange>
        </w:rPr>
        <w:t>total_amt_usd</w:t>
      </w:r>
      <w:r>
        <w:rPr>
          <w:rFonts w:ascii="Times New Roman" w:hAnsi="Times New Roman" w:cs="Times New Roman"/>
          <w:b/>
          <w:bCs/>
          <w:color w:val="0B0B0B"/>
          <w:shd w:val="clear" w:color="auto" w:fill="FFFFFF"/>
          <w:rPrChange w:id="1257" w:author="Aarati AD" w:date="2023-04-06T10:12:00Z">
            <w:rPr>
              <w:rFonts w:ascii="Open Sans" w:hAnsi="Open Sans" w:cs="Open Sans"/>
              <w:b/>
              <w:bCs/>
              <w:color w:val="0B0B0B"/>
              <w:shd w:val="clear" w:color="auto" w:fill="FFFFFF"/>
            </w:rPr>
          </w:rPrChange>
        </w:rPr>
        <w:t> for the top 10 total spending </w:t>
      </w:r>
      <w:r>
        <w:rPr>
          <w:rStyle w:val="Strong"/>
          <w:rFonts w:ascii="Times New Roman" w:hAnsi="Times New Roman" w:cs="Times New Roman"/>
          <w:b w:val="0"/>
          <w:bCs w:val="0"/>
          <w:color w:val="0B0B0B"/>
          <w:bdr w:val="single" w:sz="2" w:space="0" w:color="auto"/>
          <w:shd w:val="clear" w:color="auto" w:fill="FFFFFF"/>
          <w:rPrChange w:id="1258" w:author="Aarati AD" w:date="2023-04-06T10:12:00Z">
            <w:rPr>
              <w:rStyle w:val="Strong"/>
              <w:rFonts w:ascii="Open Sans" w:hAnsi="Open Sans" w:cs="Open Sans"/>
              <w:b w:val="0"/>
              <w:bCs w:val="0"/>
              <w:color w:val="0B0B0B"/>
              <w:bdr w:val="single" w:sz="2" w:space="0" w:color="auto"/>
              <w:shd w:val="clear" w:color="auto" w:fill="FFFFFF"/>
            </w:rPr>
          </w:rPrChange>
        </w:rPr>
        <w:t>accounts</w:t>
      </w:r>
      <w:r>
        <w:rPr>
          <w:rFonts w:ascii="Times New Roman" w:hAnsi="Times New Roman" w:cs="Times New Roman"/>
          <w:b/>
          <w:bCs/>
          <w:color w:val="0B0B0B"/>
          <w:shd w:val="clear" w:color="auto" w:fill="FFFFFF"/>
          <w:rPrChange w:id="1259" w:author="Aarati AD" w:date="2023-04-06T10:12:00Z">
            <w:rPr>
              <w:rFonts w:ascii="Open Sans" w:hAnsi="Open Sans" w:cs="Open Sans"/>
              <w:b/>
              <w:bCs/>
              <w:color w:val="0B0B0B"/>
              <w:shd w:val="clear" w:color="auto" w:fill="FFFFFF"/>
            </w:rPr>
          </w:rPrChange>
        </w:rPr>
        <w:t>?</w:t>
      </w:r>
    </w:p>
    <w:p w14:paraId="3997762F" w14:textId="77777777" w:rsidR="00254258" w:rsidRPr="00254258" w:rsidRDefault="00304EF3">
      <w:pPr>
        <w:rPr>
          <w:rFonts w:ascii="Times New Roman" w:hAnsi="Times New Roman" w:cs="Times New Roman"/>
          <w:color w:val="0B0B0B"/>
          <w:shd w:val="clear" w:color="auto" w:fill="FFFFFF"/>
          <w:rPrChange w:id="126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61" w:author="Aarati AD" w:date="2023-04-06T10:12:00Z">
            <w:rPr>
              <w:rFonts w:ascii="Open Sans" w:hAnsi="Open Sans" w:cs="Open Sans"/>
              <w:color w:val="0B0B0B"/>
              <w:shd w:val="clear" w:color="auto" w:fill="FFFFFF"/>
            </w:rPr>
          </w:rPrChange>
        </w:rPr>
        <w:t xml:space="preserve">The question is asking for average of to 10 spenders: </w:t>
      </w:r>
    </w:p>
    <w:p w14:paraId="029DBA4E" w14:textId="77777777" w:rsidR="00254258" w:rsidRPr="00254258" w:rsidRDefault="00304EF3">
      <w:pPr>
        <w:rPr>
          <w:rFonts w:ascii="Times New Roman" w:hAnsi="Times New Roman" w:cs="Times New Roman"/>
          <w:color w:val="0B0B0B"/>
          <w:shd w:val="clear" w:color="auto" w:fill="FFFFFF"/>
          <w:rPrChange w:id="126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63" w:author="Aarati AD" w:date="2023-04-06T10:12:00Z">
            <w:rPr>
              <w:rFonts w:ascii="Open Sans" w:hAnsi="Open Sans" w:cs="Open Sans"/>
              <w:color w:val="0B0B0B"/>
              <w:shd w:val="clear" w:color="auto" w:fill="FFFFFF"/>
            </w:rPr>
          </w:rPrChange>
        </w:rPr>
        <w:t>Select avg(sped_Amt)</w:t>
      </w:r>
    </w:p>
    <w:p w14:paraId="7800E28D" w14:textId="77777777" w:rsidR="00254258" w:rsidRPr="00254258" w:rsidRDefault="00304EF3">
      <w:pPr>
        <w:rPr>
          <w:rFonts w:ascii="Times New Roman" w:hAnsi="Times New Roman" w:cs="Times New Roman"/>
          <w:color w:val="0B0B0B"/>
          <w:shd w:val="clear" w:color="auto" w:fill="FFFFFF"/>
          <w:rPrChange w:id="126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65" w:author="Aarati AD" w:date="2023-04-06T10:12:00Z">
            <w:rPr>
              <w:rFonts w:ascii="Open Sans" w:hAnsi="Open Sans" w:cs="Open Sans"/>
              <w:color w:val="0B0B0B"/>
              <w:shd w:val="clear" w:color="auto" w:fill="FFFFFF"/>
            </w:rPr>
          </w:rPrChange>
        </w:rPr>
        <w:t>Select a.id, sum(o.total_amt_usd) sped_Amt</w:t>
      </w:r>
    </w:p>
    <w:p w14:paraId="55003F79" w14:textId="77777777" w:rsidR="00254258" w:rsidRPr="00254258" w:rsidRDefault="00304EF3">
      <w:pPr>
        <w:rPr>
          <w:rFonts w:ascii="Times New Roman" w:hAnsi="Times New Roman" w:cs="Times New Roman"/>
          <w:color w:val="0B0B0B"/>
          <w:shd w:val="clear" w:color="auto" w:fill="FFFFFF"/>
          <w:rPrChange w:id="126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67" w:author="Aarati AD" w:date="2023-04-06T10:12:00Z">
            <w:rPr>
              <w:rFonts w:ascii="Open Sans" w:hAnsi="Open Sans" w:cs="Open Sans"/>
              <w:color w:val="0B0B0B"/>
              <w:shd w:val="clear" w:color="auto" w:fill="FFFFFF"/>
            </w:rPr>
          </w:rPrChange>
        </w:rPr>
        <w:t xml:space="preserve">From accounts a </w:t>
      </w:r>
    </w:p>
    <w:p w14:paraId="058FE64B" w14:textId="77777777" w:rsidR="00254258" w:rsidRPr="00254258" w:rsidRDefault="00304EF3">
      <w:pPr>
        <w:rPr>
          <w:rFonts w:ascii="Times New Roman" w:hAnsi="Times New Roman" w:cs="Times New Roman"/>
          <w:color w:val="0B0B0B"/>
          <w:shd w:val="clear" w:color="auto" w:fill="FFFFFF"/>
          <w:rPrChange w:id="126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69" w:author="Aarati AD" w:date="2023-04-06T10:12:00Z">
            <w:rPr>
              <w:rFonts w:ascii="Open Sans" w:hAnsi="Open Sans" w:cs="Open Sans"/>
              <w:color w:val="0B0B0B"/>
              <w:shd w:val="clear" w:color="auto" w:fill="FFFFFF"/>
            </w:rPr>
          </w:rPrChange>
        </w:rPr>
        <w:t xml:space="preserve">Join orders o </w:t>
      </w:r>
    </w:p>
    <w:p w14:paraId="7C827CD8" w14:textId="77777777" w:rsidR="00254258" w:rsidRPr="00254258" w:rsidRDefault="00304EF3">
      <w:pPr>
        <w:rPr>
          <w:rFonts w:ascii="Times New Roman" w:hAnsi="Times New Roman" w:cs="Times New Roman"/>
          <w:color w:val="0B0B0B"/>
          <w:shd w:val="clear" w:color="auto" w:fill="FFFFFF"/>
          <w:rPrChange w:id="127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71" w:author="Aarati AD" w:date="2023-04-06T10:12:00Z">
            <w:rPr>
              <w:rFonts w:ascii="Open Sans" w:hAnsi="Open Sans" w:cs="Open Sans"/>
              <w:color w:val="0B0B0B"/>
              <w:shd w:val="clear" w:color="auto" w:fill="FFFFFF"/>
            </w:rPr>
          </w:rPrChange>
        </w:rPr>
        <w:t xml:space="preserve">On a.id = o.account_id </w:t>
      </w:r>
    </w:p>
    <w:p w14:paraId="34FC741D" w14:textId="77777777" w:rsidR="00254258" w:rsidRPr="00254258" w:rsidRDefault="00304EF3">
      <w:pPr>
        <w:rPr>
          <w:rFonts w:ascii="Times New Roman" w:hAnsi="Times New Roman" w:cs="Times New Roman"/>
          <w:color w:val="0B0B0B"/>
          <w:shd w:val="clear" w:color="auto" w:fill="FFFFFF"/>
          <w:rPrChange w:id="127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73" w:author="Aarati AD" w:date="2023-04-06T10:12:00Z">
            <w:rPr>
              <w:rFonts w:ascii="Open Sans" w:hAnsi="Open Sans" w:cs="Open Sans"/>
              <w:color w:val="0B0B0B"/>
              <w:shd w:val="clear" w:color="auto" w:fill="FFFFFF"/>
            </w:rPr>
          </w:rPrChange>
        </w:rPr>
        <w:t xml:space="preserve">Group by a.id, </w:t>
      </w:r>
    </w:p>
    <w:p w14:paraId="53FF49EF" w14:textId="77777777" w:rsidR="00254258" w:rsidRPr="00254258" w:rsidRDefault="00304EF3">
      <w:pPr>
        <w:rPr>
          <w:rFonts w:ascii="Times New Roman" w:hAnsi="Times New Roman" w:cs="Times New Roman"/>
          <w:color w:val="0B0B0B"/>
          <w:shd w:val="clear" w:color="auto" w:fill="FFFFFF"/>
          <w:rPrChange w:id="127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275" w:author="Aarati AD" w:date="2023-04-06T10:12:00Z">
            <w:rPr>
              <w:rFonts w:ascii="Open Sans" w:hAnsi="Open Sans" w:cs="Open Sans"/>
              <w:color w:val="0B0B0B"/>
              <w:shd w:val="clear" w:color="auto" w:fill="FFFFFF"/>
            </w:rPr>
          </w:rPrChange>
        </w:rPr>
        <w:t xml:space="preserve">Order by 2 desc </w:t>
      </w:r>
    </w:p>
    <w:p w14:paraId="03C44805" w14:textId="77777777" w:rsidR="00254258" w:rsidRPr="00254258" w:rsidRDefault="00304EF3">
      <w:pPr>
        <w:rPr>
          <w:rFonts w:ascii="Times New Roman" w:hAnsi="Times New Roman" w:cs="Times New Roman"/>
          <w:b/>
          <w:bCs/>
          <w:color w:val="0B0B0B"/>
          <w:sz w:val="20"/>
          <w:szCs w:val="20"/>
          <w:shd w:val="clear" w:color="auto" w:fill="FFFFFF"/>
          <w:rPrChange w:id="1276" w:author="Aarati AD" w:date="2023-04-06T10:12:00Z">
            <w:rPr>
              <w:rFonts w:ascii="Open Sans" w:hAnsi="Open Sans" w:cs="Open Sans"/>
              <w:b/>
              <w:bCs/>
              <w:color w:val="0B0B0B"/>
              <w:sz w:val="20"/>
              <w:szCs w:val="20"/>
              <w:shd w:val="clear" w:color="auto" w:fill="FFFFFF"/>
            </w:rPr>
          </w:rPrChange>
        </w:rPr>
      </w:pPr>
      <w:r>
        <w:rPr>
          <w:rFonts w:ascii="Times New Roman" w:hAnsi="Times New Roman" w:cs="Times New Roman"/>
          <w:color w:val="0B0B0B"/>
          <w:shd w:val="clear" w:color="auto" w:fill="FFFFFF"/>
          <w:rPrChange w:id="1277" w:author="Aarati AD" w:date="2023-04-06T10:12:00Z">
            <w:rPr>
              <w:rFonts w:ascii="Open Sans" w:hAnsi="Open Sans" w:cs="Open Sans"/>
              <w:color w:val="0B0B0B"/>
              <w:shd w:val="clear" w:color="auto" w:fill="FFFFFF"/>
            </w:rPr>
          </w:rPrChange>
        </w:rPr>
        <w:t xml:space="preserve">Limit 10;  </w:t>
      </w:r>
    </w:p>
    <w:p w14:paraId="1C0B9467" w14:textId="77777777" w:rsidR="00254258" w:rsidRPr="00254258" w:rsidRDefault="00304EF3">
      <w:pPr>
        <w:rPr>
          <w:rFonts w:ascii="Times New Roman" w:hAnsi="Times New Roman" w:cs="Times New Roman"/>
          <w:b/>
          <w:bCs/>
          <w:color w:val="0B0B0B"/>
          <w:sz w:val="24"/>
          <w:szCs w:val="24"/>
          <w:shd w:val="clear" w:color="auto" w:fill="FFFFFF"/>
          <w:rPrChange w:id="1278"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279" w:author="Aarati AD" w:date="2023-04-06T10:12:00Z">
            <w:rPr>
              <w:rFonts w:ascii="Open Sans" w:hAnsi="Open Sans" w:cs="Open Sans"/>
              <w:b/>
              <w:bCs/>
              <w:color w:val="0B0B0B"/>
              <w:sz w:val="24"/>
              <w:szCs w:val="24"/>
              <w:shd w:val="clear" w:color="auto" w:fill="FFFFFF"/>
            </w:rPr>
          </w:rPrChange>
        </w:rPr>
        <w:t xml:space="preserve">6. What is the lifetime average amount spent in terms of **total_amt_usd**, including only the companies that spent more per order, on average, than the average of all orders.  </w:t>
      </w:r>
    </w:p>
    <w:p w14:paraId="0348E9D2" w14:textId="77777777" w:rsidR="00254258" w:rsidRPr="00254258" w:rsidRDefault="00304EF3">
      <w:pPr>
        <w:rPr>
          <w:rFonts w:ascii="Times New Roman" w:hAnsi="Times New Roman" w:cs="Times New Roman"/>
          <w:color w:val="0B0B0B"/>
          <w:sz w:val="24"/>
          <w:szCs w:val="24"/>
          <w:highlight w:val="yellow"/>
          <w:shd w:val="clear" w:color="auto" w:fill="FFFFFF"/>
          <w:rPrChange w:id="1280" w:author="Aarati AD" w:date="2023-04-06T10:12:00Z">
            <w:rPr>
              <w:rFonts w:ascii="Open Sans" w:hAnsi="Open Sans" w:cs="Open Sans"/>
              <w:color w:val="0B0B0B"/>
              <w:sz w:val="24"/>
              <w:szCs w:val="24"/>
              <w:highlight w:val="yellow"/>
              <w:shd w:val="clear" w:color="auto" w:fill="FFFFFF"/>
            </w:rPr>
          </w:rPrChange>
        </w:rPr>
      </w:pPr>
      <w:r>
        <w:rPr>
          <w:rFonts w:ascii="Times New Roman" w:hAnsi="Times New Roman" w:cs="Times New Roman"/>
          <w:color w:val="0B0B0B"/>
          <w:sz w:val="24"/>
          <w:szCs w:val="24"/>
          <w:highlight w:val="yellow"/>
          <w:shd w:val="clear" w:color="auto" w:fill="FFFFFF"/>
          <w:rPrChange w:id="1281" w:author="Aarati AD" w:date="2023-04-06T10:12:00Z">
            <w:rPr>
              <w:rFonts w:ascii="Open Sans" w:hAnsi="Open Sans" w:cs="Open Sans"/>
              <w:color w:val="0B0B0B"/>
              <w:sz w:val="24"/>
              <w:szCs w:val="24"/>
              <w:highlight w:val="yellow"/>
              <w:shd w:val="clear" w:color="auto" w:fill="FFFFFF"/>
            </w:rPr>
          </w:rPrChange>
        </w:rPr>
        <w:t xml:space="preserve">This problem asks about those clients who has more spending per order than average spending </w:t>
      </w:r>
    </w:p>
    <w:p w14:paraId="1F3ECBD2" w14:textId="77777777" w:rsidR="00254258" w:rsidRPr="00254258" w:rsidRDefault="00304EF3">
      <w:pPr>
        <w:rPr>
          <w:rFonts w:ascii="Times New Roman" w:hAnsi="Times New Roman" w:cs="Times New Roman"/>
          <w:color w:val="0B0B0B"/>
          <w:sz w:val="24"/>
          <w:szCs w:val="24"/>
          <w:shd w:val="clear" w:color="auto" w:fill="FFFFFF"/>
          <w:rPrChange w:id="1282"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highlight w:val="yellow"/>
          <w:shd w:val="clear" w:color="auto" w:fill="FFFFFF"/>
          <w:rPrChange w:id="1283" w:author="Aarati AD" w:date="2023-04-06T10:12:00Z">
            <w:rPr>
              <w:rFonts w:ascii="Open Sans" w:hAnsi="Open Sans" w:cs="Open Sans"/>
              <w:color w:val="0B0B0B"/>
              <w:sz w:val="24"/>
              <w:szCs w:val="24"/>
              <w:highlight w:val="yellow"/>
              <w:shd w:val="clear" w:color="auto" w:fill="FFFFFF"/>
            </w:rPr>
          </w:rPrChange>
        </w:rPr>
        <w:t>Example a companies can have multiple orders with corresponding amount ie. Multiple value of total_Amt_usd so an account can have its own average per order based on total_amt_usd</w:t>
      </w:r>
      <w:r>
        <w:rPr>
          <w:rFonts w:ascii="Times New Roman" w:hAnsi="Times New Roman" w:cs="Times New Roman"/>
          <w:color w:val="0B0B0B"/>
          <w:sz w:val="24"/>
          <w:szCs w:val="24"/>
          <w:shd w:val="clear" w:color="auto" w:fill="FFFFFF"/>
          <w:rPrChange w:id="1284" w:author="Aarati AD" w:date="2023-04-06T10:12:00Z">
            <w:rPr>
              <w:rFonts w:ascii="Open Sans" w:hAnsi="Open Sans" w:cs="Open Sans"/>
              <w:color w:val="0B0B0B"/>
              <w:sz w:val="24"/>
              <w:szCs w:val="24"/>
              <w:shd w:val="clear" w:color="auto" w:fill="FFFFFF"/>
            </w:rPr>
          </w:rPrChange>
        </w:rPr>
        <w:t xml:space="preserve">. Then find the average of the value of obtained all value. </w:t>
      </w:r>
    </w:p>
    <w:p w14:paraId="471E096A" w14:textId="77777777" w:rsidR="00254258" w:rsidRPr="00254258" w:rsidRDefault="00254258">
      <w:pPr>
        <w:rPr>
          <w:rFonts w:ascii="Times New Roman" w:hAnsi="Times New Roman" w:cs="Times New Roman"/>
          <w:color w:val="0B0B0B"/>
          <w:sz w:val="24"/>
          <w:szCs w:val="24"/>
          <w:highlight w:val="lightGray"/>
          <w:shd w:val="clear" w:color="auto" w:fill="FFFFFF"/>
          <w:rPrChange w:id="1285" w:author="Aarati AD" w:date="2023-04-06T10:12:00Z">
            <w:rPr>
              <w:rFonts w:ascii="Open Sans" w:hAnsi="Open Sans" w:cs="Open Sans"/>
              <w:color w:val="0B0B0B"/>
              <w:sz w:val="24"/>
              <w:szCs w:val="24"/>
              <w:highlight w:val="lightGray"/>
              <w:shd w:val="clear" w:color="auto" w:fill="FFFFFF"/>
            </w:rPr>
          </w:rPrChange>
        </w:rPr>
      </w:pPr>
    </w:p>
    <w:p w14:paraId="665BF4FB" w14:textId="77777777" w:rsidR="00254258" w:rsidRPr="00254258" w:rsidRDefault="00304EF3">
      <w:pPr>
        <w:rPr>
          <w:rFonts w:ascii="Times New Roman" w:hAnsi="Times New Roman" w:cs="Times New Roman"/>
          <w:color w:val="0B0B0B"/>
          <w:sz w:val="24"/>
          <w:szCs w:val="24"/>
          <w:shd w:val="clear" w:color="auto" w:fill="FFFFFF"/>
          <w:rPrChange w:id="1286"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87" w:author="Aarati AD" w:date="2023-04-06T10:12:00Z">
            <w:rPr>
              <w:rFonts w:ascii="Open Sans" w:hAnsi="Open Sans" w:cs="Open Sans"/>
              <w:color w:val="0B0B0B"/>
              <w:sz w:val="24"/>
              <w:szCs w:val="24"/>
              <w:shd w:val="clear" w:color="auto" w:fill="FFFFFF"/>
            </w:rPr>
          </w:rPrChange>
        </w:rPr>
        <w:lastRenderedPageBreak/>
        <w:t>select  avg(avg_amt)</w:t>
      </w:r>
    </w:p>
    <w:p w14:paraId="70D23A57" w14:textId="77777777" w:rsidR="00254258" w:rsidRPr="00254258" w:rsidRDefault="00304EF3">
      <w:pPr>
        <w:rPr>
          <w:rFonts w:ascii="Times New Roman" w:hAnsi="Times New Roman" w:cs="Times New Roman"/>
          <w:color w:val="0B0B0B"/>
          <w:sz w:val="24"/>
          <w:szCs w:val="24"/>
          <w:shd w:val="clear" w:color="auto" w:fill="FFFFFF"/>
          <w:rPrChange w:id="1288"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89" w:author="Aarati AD" w:date="2023-04-06T10:12:00Z">
            <w:rPr>
              <w:rFonts w:ascii="Open Sans" w:hAnsi="Open Sans" w:cs="Open Sans"/>
              <w:color w:val="0B0B0B"/>
              <w:sz w:val="24"/>
              <w:szCs w:val="24"/>
              <w:shd w:val="clear" w:color="auto" w:fill="FFFFFF"/>
            </w:rPr>
          </w:rPrChange>
        </w:rPr>
        <w:t xml:space="preserve">from </w:t>
      </w:r>
    </w:p>
    <w:p w14:paraId="4C1510CB" w14:textId="77777777" w:rsidR="00254258" w:rsidRPr="00254258" w:rsidRDefault="00304EF3">
      <w:pPr>
        <w:rPr>
          <w:rFonts w:ascii="Times New Roman" w:hAnsi="Times New Roman" w:cs="Times New Roman"/>
          <w:color w:val="0B0B0B"/>
          <w:sz w:val="24"/>
          <w:szCs w:val="24"/>
          <w:shd w:val="clear" w:color="auto" w:fill="FFFFFF"/>
          <w:rPrChange w:id="1290"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91" w:author="Aarati AD" w:date="2023-04-06T10:12:00Z">
            <w:rPr>
              <w:rFonts w:ascii="Open Sans" w:hAnsi="Open Sans" w:cs="Open Sans"/>
              <w:color w:val="0B0B0B"/>
              <w:sz w:val="24"/>
              <w:szCs w:val="24"/>
              <w:shd w:val="clear" w:color="auto" w:fill="FFFFFF"/>
            </w:rPr>
          </w:rPrChange>
        </w:rPr>
        <w:t>(</w:t>
      </w:r>
    </w:p>
    <w:p w14:paraId="5F3218E1" w14:textId="77777777" w:rsidR="00254258" w:rsidRPr="00254258" w:rsidRDefault="00304EF3">
      <w:pPr>
        <w:rPr>
          <w:rFonts w:ascii="Times New Roman" w:hAnsi="Times New Roman" w:cs="Times New Roman"/>
          <w:color w:val="0B0B0B"/>
          <w:sz w:val="24"/>
          <w:szCs w:val="24"/>
          <w:shd w:val="clear" w:color="auto" w:fill="FFFFFF"/>
          <w:rPrChange w:id="1292"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93" w:author="Aarati AD" w:date="2023-04-06T10:12:00Z">
            <w:rPr>
              <w:rFonts w:ascii="Open Sans" w:hAnsi="Open Sans" w:cs="Open Sans"/>
              <w:color w:val="0B0B0B"/>
              <w:sz w:val="24"/>
              <w:szCs w:val="24"/>
              <w:shd w:val="clear" w:color="auto" w:fill="FFFFFF"/>
            </w:rPr>
          </w:rPrChange>
        </w:rPr>
        <w:t>Select a.id ,avg(o.total_Amt_usd)  avg_amt</w:t>
      </w:r>
    </w:p>
    <w:p w14:paraId="1FF1677A" w14:textId="77777777" w:rsidR="00254258" w:rsidRPr="00254258" w:rsidRDefault="00304EF3">
      <w:pPr>
        <w:rPr>
          <w:rFonts w:ascii="Times New Roman" w:hAnsi="Times New Roman" w:cs="Times New Roman"/>
          <w:color w:val="0B0B0B"/>
          <w:sz w:val="24"/>
          <w:szCs w:val="24"/>
          <w:shd w:val="clear" w:color="auto" w:fill="FFFFFF"/>
          <w:rPrChange w:id="1294"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95" w:author="Aarati AD" w:date="2023-04-06T10:12:00Z">
            <w:rPr>
              <w:rFonts w:ascii="Open Sans" w:hAnsi="Open Sans" w:cs="Open Sans"/>
              <w:color w:val="0B0B0B"/>
              <w:sz w:val="24"/>
              <w:szCs w:val="24"/>
              <w:shd w:val="clear" w:color="auto" w:fill="FFFFFF"/>
            </w:rPr>
          </w:rPrChange>
        </w:rPr>
        <w:t xml:space="preserve">From accounts a </w:t>
      </w:r>
    </w:p>
    <w:p w14:paraId="0B1B70D7" w14:textId="77777777" w:rsidR="00254258" w:rsidRPr="00254258" w:rsidRDefault="00304EF3">
      <w:pPr>
        <w:rPr>
          <w:rFonts w:ascii="Times New Roman" w:hAnsi="Times New Roman" w:cs="Times New Roman"/>
          <w:color w:val="0B0B0B"/>
          <w:sz w:val="24"/>
          <w:szCs w:val="24"/>
          <w:shd w:val="clear" w:color="auto" w:fill="FFFFFF"/>
          <w:rPrChange w:id="1296"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97" w:author="Aarati AD" w:date="2023-04-06T10:12:00Z">
            <w:rPr>
              <w:rFonts w:ascii="Open Sans" w:hAnsi="Open Sans" w:cs="Open Sans"/>
              <w:color w:val="0B0B0B"/>
              <w:sz w:val="24"/>
              <w:szCs w:val="24"/>
              <w:shd w:val="clear" w:color="auto" w:fill="FFFFFF"/>
            </w:rPr>
          </w:rPrChange>
        </w:rPr>
        <w:t>Join orders o</w:t>
      </w:r>
    </w:p>
    <w:p w14:paraId="36C4A074" w14:textId="77777777" w:rsidR="00254258" w:rsidRPr="00254258" w:rsidRDefault="00304EF3">
      <w:pPr>
        <w:rPr>
          <w:rFonts w:ascii="Times New Roman" w:hAnsi="Times New Roman" w:cs="Times New Roman"/>
          <w:color w:val="0B0B0B"/>
          <w:sz w:val="24"/>
          <w:szCs w:val="24"/>
          <w:shd w:val="clear" w:color="auto" w:fill="FFFFFF"/>
          <w:rPrChange w:id="1298"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299" w:author="Aarati AD" w:date="2023-04-06T10:12:00Z">
            <w:rPr>
              <w:rFonts w:ascii="Open Sans" w:hAnsi="Open Sans" w:cs="Open Sans"/>
              <w:color w:val="0B0B0B"/>
              <w:sz w:val="24"/>
              <w:szCs w:val="24"/>
              <w:shd w:val="clear" w:color="auto" w:fill="FFFFFF"/>
            </w:rPr>
          </w:rPrChange>
        </w:rPr>
        <w:t xml:space="preserve">On o.account_id = a.id </w:t>
      </w:r>
    </w:p>
    <w:p w14:paraId="304C4C65" w14:textId="77777777" w:rsidR="00254258" w:rsidRPr="00254258" w:rsidRDefault="00304EF3">
      <w:pPr>
        <w:rPr>
          <w:rFonts w:ascii="Times New Roman" w:hAnsi="Times New Roman" w:cs="Times New Roman"/>
          <w:color w:val="0B0B0B"/>
          <w:sz w:val="24"/>
          <w:szCs w:val="24"/>
          <w:shd w:val="clear" w:color="auto" w:fill="FFFFFF"/>
          <w:rPrChange w:id="1300"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301" w:author="Aarati AD" w:date="2023-04-06T10:12:00Z">
            <w:rPr>
              <w:rFonts w:ascii="Open Sans" w:hAnsi="Open Sans" w:cs="Open Sans"/>
              <w:color w:val="0B0B0B"/>
              <w:sz w:val="24"/>
              <w:szCs w:val="24"/>
              <w:shd w:val="clear" w:color="auto" w:fill="FFFFFF"/>
            </w:rPr>
          </w:rPrChange>
        </w:rPr>
        <w:t>Group by (a.id)</w:t>
      </w:r>
    </w:p>
    <w:p w14:paraId="7A1B98C1" w14:textId="77777777" w:rsidR="00254258" w:rsidRPr="00254258" w:rsidRDefault="00304EF3">
      <w:pPr>
        <w:rPr>
          <w:rFonts w:ascii="Times New Roman" w:hAnsi="Times New Roman" w:cs="Times New Roman"/>
          <w:color w:val="0B0B0B"/>
          <w:sz w:val="24"/>
          <w:szCs w:val="24"/>
          <w:shd w:val="clear" w:color="auto" w:fill="FFFFFF"/>
          <w:rPrChange w:id="1302"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303" w:author="Aarati AD" w:date="2023-04-06T10:12:00Z">
            <w:rPr>
              <w:rFonts w:ascii="Open Sans" w:hAnsi="Open Sans" w:cs="Open Sans"/>
              <w:color w:val="0B0B0B"/>
              <w:sz w:val="24"/>
              <w:szCs w:val="24"/>
              <w:shd w:val="clear" w:color="auto" w:fill="FFFFFF"/>
            </w:rPr>
          </w:rPrChange>
        </w:rPr>
        <w:t xml:space="preserve">Having avg(o.total_Amt_usd) &gt;  </w:t>
      </w:r>
    </w:p>
    <w:p w14:paraId="0FC00AB2" w14:textId="77777777" w:rsidR="00254258" w:rsidRPr="00254258" w:rsidRDefault="00304EF3">
      <w:pPr>
        <w:rPr>
          <w:rFonts w:ascii="Times New Roman" w:hAnsi="Times New Roman" w:cs="Times New Roman"/>
          <w:color w:val="0B0B0B"/>
          <w:sz w:val="24"/>
          <w:szCs w:val="24"/>
          <w:shd w:val="clear" w:color="auto" w:fill="FFFFFF"/>
          <w:rPrChange w:id="1304"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305" w:author="Aarati AD" w:date="2023-04-06T10:12:00Z">
            <w:rPr>
              <w:rFonts w:ascii="Open Sans" w:hAnsi="Open Sans" w:cs="Open Sans"/>
              <w:color w:val="0B0B0B"/>
              <w:sz w:val="24"/>
              <w:szCs w:val="24"/>
              <w:shd w:val="clear" w:color="auto" w:fill="FFFFFF"/>
            </w:rPr>
          </w:rPrChange>
        </w:rPr>
        <w:t>(</w:t>
      </w:r>
    </w:p>
    <w:p w14:paraId="5566F567" w14:textId="77777777" w:rsidR="00254258" w:rsidRPr="00254258" w:rsidRDefault="00304EF3">
      <w:pPr>
        <w:rPr>
          <w:rFonts w:ascii="Times New Roman" w:hAnsi="Times New Roman" w:cs="Times New Roman"/>
          <w:color w:val="0B0B0B"/>
          <w:sz w:val="24"/>
          <w:szCs w:val="24"/>
          <w:shd w:val="clear" w:color="auto" w:fill="FFFFFF"/>
          <w:rPrChange w:id="1306"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307" w:author="Aarati AD" w:date="2023-04-06T10:12:00Z">
            <w:rPr>
              <w:rFonts w:ascii="Open Sans" w:hAnsi="Open Sans" w:cs="Open Sans"/>
              <w:color w:val="0B0B0B"/>
              <w:sz w:val="24"/>
              <w:szCs w:val="24"/>
              <w:shd w:val="clear" w:color="auto" w:fill="FFFFFF"/>
            </w:rPr>
          </w:rPrChange>
        </w:rPr>
        <w:t>Select avg(total_Amt_usd) avg</w:t>
      </w:r>
    </w:p>
    <w:p w14:paraId="69E146BC" w14:textId="77777777" w:rsidR="00254258" w:rsidRPr="00254258" w:rsidRDefault="00304EF3">
      <w:pPr>
        <w:rPr>
          <w:rFonts w:ascii="Times New Roman" w:hAnsi="Times New Roman" w:cs="Times New Roman"/>
          <w:color w:val="0B0B0B"/>
          <w:sz w:val="24"/>
          <w:szCs w:val="24"/>
          <w:shd w:val="clear" w:color="auto" w:fill="FFFFFF"/>
          <w:rPrChange w:id="1308"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309" w:author="Aarati AD" w:date="2023-04-06T10:12:00Z">
            <w:rPr>
              <w:rFonts w:ascii="Open Sans" w:hAnsi="Open Sans" w:cs="Open Sans"/>
              <w:color w:val="0B0B0B"/>
              <w:sz w:val="24"/>
              <w:szCs w:val="24"/>
              <w:shd w:val="clear" w:color="auto" w:fill="FFFFFF"/>
            </w:rPr>
          </w:rPrChange>
        </w:rPr>
        <w:t>from orders o))temp;</w:t>
      </w:r>
    </w:p>
    <w:p w14:paraId="02637DBB" w14:textId="77777777" w:rsidR="00254258" w:rsidRPr="00254258" w:rsidRDefault="00254258">
      <w:pPr>
        <w:rPr>
          <w:rFonts w:ascii="Times New Roman" w:hAnsi="Times New Roman" w:cs="Times New Roman"/>
          <w:color w:val="0B0B0B"/>
          <w:sz w:val="24"/>
          <w:szCs w:val="24"/>
          <w:shd w:val="clear" w:color="auto" w:fill="FFFFFF"/>
          <w:rPrChange w:id="1310" w:author="Aarati AD" w:date="2023-04-06T10:12:00Z">
            <w:rPr>
              <w:rFonts w:ascii="Open Sans" w:hAnsi="Open Sans" w:cs="Open Sans"/>
              <w:color w:val="0B0B0B"/>
              <w:sz w:val="24"/>
              <w:szCs w:val="24"/>
              <w:shd w:val="clear" w:color="auto" w:fill="FFFFFF"/>
            </w:rPr>
          </w:rPrChange>
        </w:rPr>
      </w:pPr>
    </w:p>
    <w:p w14:paraId="3DDB23D5" w14:textId="77777777" w:rsidR="00254258" w:rsidRPr="00254258" w:rsidRDefault="00304EF3">
      <w:pPr>
        <w:rPr>
          <w:rFonts w:ascii="Times New Roman" w:hAnsi="Times New Roman" w:cs="Times New Roman"/>
          <w:b/>
          <w:bCs/>
          <w:color w:val="0B0B0B"/>
          <w:sz w:val="24"/>
          <w:szCs w:val="24"/>
          <w:shd w:val="clear" w:color="auto" w:fill="FFFFFF"/>
          <w:rPrChange w:id="1311"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312" w:author="Aarati AD" w:date="2023-04-06T10:12:00Z">
            <w:rPr>
              <w:rFonts w:ascii="Open Sans" w:hAnsi="Open Sans" w:cs="Open Sans"/>
              <w:b/>
              <w:bCs/>
              <w:color w:val="0B0B0B"/>
              <w:sz w:val="24"/>
              <w:szCs w:val="24"/>
              <w:shd w:val="clear" w:color="auto" w:fill="FFFFFF"/>
            </w:rPr>
          </w:rPrChange>
        </w:rPr>
        <w:t xml:space="preserve">WITH in query: </w:t>
      </w:r>
    </w:p>
    <w:p w14:paraId="1AFA855D" w14:textId="77777777" w:rsidR="00254258" w:rsidRPr="00254258" w:rsidRDefault="00304EF3">
      <w:pPr>
        <w:rPr>
          <w:rFonts w:ascii="Times New Roman" w:hAnsi="Times New Roman" w:cs="Times New Roman"/>
          <w:b/>
          <w:bCs/>
          <w:color w:val="0B0B0B"/>
          <w:shd w:val="clear" w:color="auto" w:fill="FFFFFF"/>
          <w:rPrChange w:id="131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14" w:author="Aarati AD" w:date="2023-04-06T10:12:00Z">
            <w:rPr>
              <w:rFonts w:ascii="Open Sans" w:hAnsi="Open Sans" w:cs="Open Sans"/>
              <w:b/>
              <w:bCs/>
              <w:color w:val="0B0B0B"/>
              <w:shd w:val="clear" w:color="auto" w:fill="FFFFFF"/>
            </w:rPr>
          </w:rPrChange>
        </w:rPr>
        <w:t>Provide the </w:t>
      </w:r>
      <w:r>
        <w:rPr>
          <w:rStyle w:val="Strong"/>
          <w:rFonts w:ascii="Times New Roman" w:hAnsi="Times New Roman" w:cs="Times New Roman"/>
          <w:b w:val="0"/>
          <w:bCs w:val="0"/>
          <w:color w:val="0B0B0B"/>
          <w:bdr w:val="single" w:sz="2" w:space="0" w:color="auto"/>
          <w:shd w:val="clear" w:color="auto" w:fill="FFFFFF"/>
          <w:rPrChange w:id="1315" w:author="Aarati AD" w:date="2023-04-06T10:12:00Z">
            <w:rPr>
              <w:rStyle w:val="Strong"/>
              <w:rFonts w:ascii="Open Sans" w:hAnsi="Open Sans" w:cs="Open Sans"/>
              <w:b w:val="0"/>
              <w:bCs w:val="0"/>
              <w:color w:val="0B0B0B"/>
              <w:bdr w:val="single" w:sz="2" w:space="0" w:color="auto"/>
              <w:shd w:val="clear" w:color="auto" w:fill="FFFFFF"/>
            </w:rPr>
          </w:rPrChange>
        </w:rPr>
        <w:t>name</w:t>
      </w:r>
      <w:r>
        <w:rPr>
          <w:rFonts w:ascii="Times New Roman" w:hAnsi="Times New Roman" w:cs="Times New Roman"/>
          <w:b/>
          <w:bCs/>
          <w:color w:val="0B0B0B"/>
          <w:shd w:val="clear" w:color="auto" w:fill="FFFFFF"/>
          <w:rPrChange w:id="1316" w:author="Aarati AD" w:date="2023-04-06T10:12:00Z">
            <w:rPr>
              <w:rFonts w:ascii="Open Sans" w:hAnsi="Open Sans" w:cs="Open Sans"/>
              <w:b/>
              <w:bCs/>
              <w:color w:val="0B0B0B"/>
              <w:shd w:val="clear" w:color="auto" w:fill="FFFFFF"/>
            </w:rPr>
          </w:rPrChange>
        </w:rPr>
        <w:t> of the </w:t>
      </w:r>
      <w:r>
        <w:rPr>
          <w:rStyle w:val="Strong"/>
          <w:rFonts w:ascii="Times New Roman" w:hAnsi="Times New Roman" w:cs="Times New Roman"/>
          <w:b w:val="0"/>
          <w:bCs w:val="0"/>
          <w:color w:val="0B0B0B"/>
          <w:bdr w:val="single" w:sz="2" w:space="0" w:color="auto"/>
          <w:shd w:val="clear" w:color="auto" w:fill="FFFFFF"/>
          <w:rPrChange w:id="1317" w:author="Aarati AD" w:date="2023-04-06T10:12:00Z">
            <w:rPr>
              <w:rStyle w:val="Strong"/>
              <w:rFonts w:ascii="Open Sans" w:hAnsi="Open Sans" w:cs="Open Sans"/>
              <w:b w:val="0"/>
              <w:bCs w:val="0"/>
              <w:color w:val="0B0B0B"/>
              <w:bdr w:val="single" w:sz="2" w:space="0" w:color="auto"/>
              <w:shd w:val="clear" w:color="auto" w:fill="FFFFFF"/>
            </w:rPr>
          </w:rPrChange>
        </w:rPr>
        <w:t>sales_rep</w:t>
      </w:r>
      <w:r>
        <w:rPr>
          <w:rFonts w:ascii="Times New Roman" w:hAnsi="Times New Roman" w:cs="Times New Roman"/>
          <w:b/>
          <w:bCs/>
          <w:color w:val="0B0B0B"/>
          <w:shd w:val="clear" w:color="auto" w:fill="FFFFFF"/>
          <w:rPrChange w:id="1318" w:author="Aarati AD" w:date="2023-04-06T10:12:00Z">
            <w:rPr>
              <w:rFonts w:ascii="Open Sans" w:hAnsi="Open Sans" w:cs="Open Sans"/>
              <w:b/>
              <w:bCs/>
              <w:color w:val="0B0B0B"/>
              <w:shd w:val="clear" w:color="auto" w:fill="FFFFFF"/>
            </w:rPr>
          </w:rPrChange>
        </w:rPr>
        <w:t> in each </w:t>
      </w:r>
      <w:r>
        <w:rPr>
          <w:rStyle w:val="Strong"/>
          <w:rFonts w:ascii="Times New Roman" w:hAnsi="Times New Roman" w:cs="Times New Roman"/>
          <w:b w:val="0"/>
          <w:bCs w:val="0"/>
          <w:color w:val="0B0B0B"/>
          <w:bdr w:val="single" w:sz="2" w:space="0" w:color="auto"/>
          <w:shd w:val="clear" w:color="auto" w:fill="FFFFFF"/>
          <w:rPrChange w:id="1319" w:author="Aarati AD" w:date="2023-04-06T10:12:00Z">
            <w:rPr>
              <w:rStyle w:val="Strong"/>
              <w:rFonts w:ascii="Open Sans" w:hAnsi="Open Sans" w:cs="Open Sans"/>
              <w:b w:val="0"/>
              <w:bCs w:val="0"/>
              <w:color w:val="0B0B0B"/>
              <w:bdr w:val="single" w:sz="2" w:space="0" w:color="auto"/>
              <w:shd w:val="clear" w:color="auto" w:fill="FFFFFF"/>
            </w:rPr>
          </w:rPrChange>
        </w:rPr>
        <w:t>region</w:t>
      </w:r>
      <w:r>
        <w:rPr>
          <w:rFonts w:ascii="Times New Roman" w:hAnsi="Times New Roman" w:cs="Times New Roman"/>
          <w:b/>
          <w:bCs/>
          <w:color w:val="0B0B0B"/>
          <w:shd w:val="clear" w:color="auto" w:fill="FFFFFF"/>
          <w:rPrChange w:id="1320" w:author="Aarati AD" w:date="2023-04-06T10:12:00Z">
            <w:rPr>
              <w:rFonts w:ascii="Open Sans" w:hAnsi="Open Sans" w:cs="Open Sans"/>
              <w:b/>
              <w:bCs/>
              <w:color w:val="0B0B0B"/>
              <w:shd w:val="clear" w:color="auto" w:fill="FFFFFF"/>
            </w:rPr>
          </w:rPrChange>
        </w:rPr>
        <w:t> with the largest amount of </w:t>
      </w:r>
      <w:r>
        <w:rPr>
          <w:rStyle w:val="Strong"/>
          <w:rFonts w:ascii="Times New Roman" w:hAnsi="Times New Roman" w:cs="Times New Roman"/>
          <w:b w:val="0"/>
          <w:bCs w:val="0"/>
          <w:color w:val="0B0B0B"/>
          <w:bdr w:val="single" w:sz="2" w:space="0" w:color="auto"/>
          <w:shd w:val="clear" w:color="auto" w:fill="FFFFFF"/>
          <w:rPrChange w:id="1321" w:author="Aarati AD" w:date="2023-04-06T10:12:00Z">
            <w:rPr>
              <w:rStyle w:val="Strong"/>
              <w:rFonts w:ascii="Open Sans" w:hAnsi="Open Sans" w:cs="Open Sans"/>
              <w:b w:val="0"/>
              <w:bCs w:val="0"/>
              <w:color w:val="0B0B0B"/>
              <w:bdr w:val="single" w:sz="2" w:space="0" w:color="auto"/>
              <w:shd w:val="clear" w:color="auto" w:fill="FFFFFF"/>
            </w:rPr>
          </w:rPrChange>
        </w:rPr>
        <w:t>total_amt_usd</w:t>
      </w:r>
      <w:r>
        <w:rPr>
          <w:rFonts w:ascii="Times New Roman" w:hAnsi="Times New Roman" w:cs="Times New Roman"/>
          <w:b/>
          <w:bCs/>
          <w:color w:val="0B0B0B"/>
          <w:shd w:val="clear" w:color="auto" w:fill="FFFFFF"/>
          <w:rPrChange w:id="1322" w:author="Aarati AD" w:date="2023-04-06T10:12:00Z">
            <w:rPr>
              <w:rFonts w:ascii="Open Sans" w:hAnsi="Open Sans" w:cs="Open Sans"/>
              <w:b/>
              <w:bCs/>
              <w:color w:val="0B0B0B"/>
              <w:shd w:val="clear" w:color="auto" w:fill="FFFFFF"/>
            </w:rPr>
          </w:rPrChange>
        </w:rPr>
        <w:t xml:space="preserve"> sales. </w:t>
      </w:r>
    </w:p>
    <w:p w14:paraId="17DB093E" w14:textId="77777777" w:rsidR="00254258" w:rsidRPr="00254258" w:rsidRDefault="00304EF3">
      <w:pPr>
        <w:rPr>
          <w:rFonts w:ascii="Times New Roman" w:hAnsi="Times New Roman" w:cs="Times New Roman"/>
          <w:color w:val="0B0B0B"/>
          <w:shd w:val="clear" w:color="auto" w:fill="FFFFFF"/>
          <w:rPrChange w:id="1323"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1324" w:author="Aarati AD" w:date="2023-04-06T10:12:00Z">
            <w:rPr>
              <w:rFonts w:ascii="Open Sans" w:hAnsi="Open Sans" w:cs="Open Sans"/>
              <w:b/>
              <w:bCs/>
              <w:color w:val="0B0B0B"/>
              <w:shd w:val="clear" w:color="auto" w:fill="FFFFFF"/>
            </w:rPr>
          </w:rPrChange>
        </w:rPr>
        <w:t xml:space="preserve">Select  </w:t>
      </w:r>
      <w:r>
        <w:rPr>
          <w:rFonts w:ascii="Times New Roman" w:hAnsi="Times New Roman" w:cs="Times New Roman"/>
          <w:color w:val="0B0B0B"/>
          <w:shd w:val="clear" w:color="auto" w:fill="FFFFFF"/>
          <w:rPrChange w:id="1325" w:author="Aarati AD" w:date="2023-04-06T10:12:00Z">
            <w:rPr>
              <w:rFonts w:ascii="Open Sans" w:hAnsi="Open Sans" w:cs="Open Sans"/>
              <w:color w:val="0B0B0B"/>
              <w:shd w:val="clear" w:color="auto" w:fill="FFFFFF"/>
            </w:rPr>
          </w:rPrChange>
        </w:rPr>
        <w:t xml:space="preserve">r.name,  sr.name,  max(sum_total) </w:t>
      </w:r>
    </w:p>
    <w:p w14:paraId="48FE5BCD" w14:textId="77777777" w:rsidR="00254258" w:rsidRPr="00254258" w:rsidRDefault="00304EF3">
      <w:pPr>
        <w:ind w:left="720"/>
        <w:rPr>
          <w:rFonts w:ascii="Times New Roman" w:hAnsi="Times New Roman" w:cs="Times New Roman"/>
          <w:color w:val="0B0B0B"/>
          <w:shd w:val="clear" w:color="auto" w:fill="FFFFFF"/>
          <w:rPrChange w:id="1326" w:author="Aarati AD" w:date="2023-04-06T10:12:00Z">
            <w:rPr>
              <w:rFonts w:ascii="Open Sans" w:hAnsi="Open Sans" w:cs="Open Sans"/>
              <w:color w:val="0B0B0B"/>
              <w:shd w:val="clear" w:color="auto" w:fill="FFFFFF"/>
            </w:rPr>
          </w:rPrChange>
        </w:rPr>
      </w:pPr>
      <w:r>
        <w:rPr>
          <w:rFonts w:ascii="Times New Roman" w:hAnsi="Times New Roman" w:cs="Times New Roman"/>
          <w:b/>
          <w:bCs/>
          <w:color w:val="0B0B0B"/>
          <w:shd w:val="clear" w:color="auto" w:fill="FFFFFF"/>
          <w:rPrChange w:id="1327" w:author="Aarati AD" w:date="2023-04-06T10:12:00Z">
            <w:rPr>
              <w:rFonts w:ascii="Open Sans" w:hAnsi="Open Sans" w:cs="Open Sans"/>
              <w:b/>
              <w:bCs/>
              <w:color w:val="0B0B0B"/>
              <w:shd w:val="clear" w:color="auto" w:fill="FFFFFF"/>
            </w:rPr>
          </w:rPrChange>
        </w:rPr>
        <w:t>Select</w:t>
      </w:r>
      <w:r>
        <w:rPr>
          <w:rFonts w:ascii="Times New Roman" w:hAnsi="Times New Roman" w:cs="Times New Roman"/>
          <w:color w:val="0B0B0B"/>
          <w:shd w:val="clear" w:color="auto" w:fill="FFFFFF"/>
          <w:rPrChange w:id="1328" w:author="Aarati AD" w:date="2023-04-06T10:12:00Z">
            <w:rPr>
              <w:rFonts w:ascii="Open Sans" w:hAnsi="Open Sans" w:cs="Open Sans"/>
              <w:color w:val="0B0B0B"/>
              <w:shd w:val="clear" w:color="auto" w:fill="FFFFFF"/>
            </w:rPr>
          </w:rPrChange>
        </w:rPr>
        <w:t xml:space="preserve"> r.name, sr.name, sum(total_amt_usd)  sum_total</w:t>
      </w:r>
    </w:p>
    <w:p w14:paraId="61149DDD" w14:textId="77777777" w:rsidR="00254258" w:rsidRPr="00254258" w:rsidRDefault="00304EF3">
      <w:pPr>
        <w:ind w:left="720"/>
        <w:rPr>
          <w:rFonts w:ascii="Times New Roman" w:hAnsi="Times New Roman" w:cs="Times New Roman"/>
          <w:color w:val="0B0B0B"/>
          <w:shd w:val="clear" w:color="auto" w:fill="FFFFFF"/>
          <w:rPrChange w:id="132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30" w:author="Aarati AD" w:date="2023-04-06T10:12:00Z">
            <w:rPr>
              <w:rFonts w:ascii="Open Sans" w:hAnsi="Open Sans" w:cs="Open Sans"/>
              <w:color w:val="0B0B0B"/>
              <w:shd w:val="clear" w:color="auto" w:fill="FFFFFF"/>
            </w:rPr>
          </w:rPrChange>
        </w:rPr>
        <w:t xml:space="preserve">From region r </w:t>
      </w:r>
    </w:p>
    <w:p w14:paraId="6EF911AE" w14:textId="77777777" w:rsidR="00254258" w:rsidRPr="00254258" w:rsidRDefault="00304EF3">
      <w:pPr>
        <w:ind w:left="720"/>
        <w:rPr>
          <w:rFonts w:ascii="Times New Roman" w:hAnsi="Times New Roman" w:cs="Times New Roman"/>
          <w:color w:val="0B0B0B"/>
          <w:shd w:val="clear" w:color="auto" w:fill="FFFFFF"/>
          <w:rPrChange w:id="133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32" w:author="Aarati AD" w:date="2023-04-06T10:12:00Z">
            <w:rPr>
              <w:rFonts w:ascii="Open Sans" w:hAnsi="Open Sans" w:cs="Open Sans"/>
              <w:color w:val="0B0B0B"/>
              <w:shd w:val="clear" w:color="auto" w:fill="FFFFFF"/>
            </w:rPr>
          </w:rPrChange>
        </w:rPr>
        <w:t xml:space="preserve">Join sales_reps sr </w:t>
      </w:r>
    </w:p>
    <w:p w14:paraId="64283DB7" w14:textId="77777777" w:rsidR="00254258" w:rsidRPr="00254258" w:rsidRDefault="00304EF3">
      <w:pPr>
        <w:ind w:left="720"/>
        <w:rPr>
          <w:rFonts w:ascii="Times New Roman" w:hAnsi="Times New Roman" w:cs="Times New Roman"/>
          <w:color w:val="0B0B0B"/>
          <w:shd w:val="clear" w:color="auto" w:fill="FFFFFF"/>
          <w:rPrChange w:id="133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34" w:author="Aarati AD" w:date="2023-04-06T10:12:00Z">
            <w:rPr>
              <w:rFonts w:ascii="Open Sans" w:hAnsi="Open Sans" w:cs="Open Sans"/>
              <w:color w:val="0B0B0B"/>
              <w:shd w:val="clear" w:color="auto" w:fill="FFFFFF"/>
            </w:rPr>
          </w:rPrChange>
        </w:rPr>
        <w:t>On  sr.region_id = r.id</w:t>
      </w:r>
    </w:p>
    <w:p w14:paraId="76D478E8" w14:textId="77777777" w:rsidR="00254258" w:rsidRPr="00254258" w:rsidRDefault="00304EF3">
      <w:pPr>
        <w:ind w:left="720"/>
        <w:rPr>
          <w:rFonts w:ascii="Times New Roman" w:hAnsi="Times New Roman" w:cs="Times New Roman"/>
          <w:color w:val="0B0B0B"/>
          <w:shd w:val="clear" w:color="auto" w:fill="FFFFFF"/>
          <w:rPrChange w:id="133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36" w:author="Aarati AD" w:date="2023-04-06T10:12:00Z">
            <w:rPr>
              <w:rFonts w:ascii="Open Sans" w:hAnsi="Open Sans" w:cs="Open Sans"/>
              <w:color w:val="0B0B0B"/>
              <w:shd w:val="clear" w:color="auto" w:fill="FFFFFF"/>
            </w:rPr>
          </w:rPrChange>
        </w:rPr>
        <w:t xml:space="preserve">Join accounts a </w:t>
      </w:r>
    </w:p>
    <w:p w14:paraId="502F5DE8" w14:textId="77777777" w:rsidR="00254258" w:rsidRPr="00254258" w:rsidRDefault="00304EF3">
      <w:pPr>
        <w:ind w:left="720"/>
        <w:rPr>
          <w:rFonts w:ascii="Times New Roman" w:hAnsi="Times New Roman" w:cs="Times New Roman"/>
          <w:color w:val="0B0B0B"/>
          <w:shd w:val="clear" w:color="auto" w:fill="FFFFFF"/>
          <w:rPrChange w:id="133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38" w:author="Aarati AD" w:date="2023-04-06T10:12:00Z">
            <w:rPr>
              <w:rFonts w:ascii="Open Sans" w:hAnsi="Open Sans" w:cs="Open Sans"/>
              <w:color w:val="0B0B0B"/>
              <w:shd w:val="clear" w:color="auto" w:fill="FFFFFF"/>
            </w:rPr>
          </w:rPrChange>
        </w:rPr>
        <w:t xml:space="preserve">On sr.id = a.sales_rep_id </w:t>
      </w:r>
    </w:p>
    <w:p w14:paraId="44327069" w14:textId="77777777" w:rsidR="00254258" w:rsidRPr="00254258" w:rsidRDefault="00304EF3">
      <w:pPr>
        <w:ind w:left="720"/>
        <w:rPr>
          <w:rFonts w:ascii="Times New Roman" w:hAnsi="Times New Roman" w:cs="Times New Roman"/>
          <w:color w:val="0B0B0B"/>
          <w:shd w:val="clear" w:color="auto" w:fill="FFFFFF"/>
          <w:rPrChange w:id="133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40" w:author="Aarati AD" w:date="2023-04-06T10:12:00Z">
            <w:rPr>
              <w:rFonts w:ascii="Open Sans" w:hAnsi="Open Sans" w:cs="Open Sans"/>
              <w:color w:val="0B0B0B"/>
              <w:shd w:val="clear" w:color="auto" w:fill="FFFFFF"/>
            </w:rPr>
          </w:rPrChange>
        </w:rPr>
        <w:t xml:space="preserve">Join orders o </w:t>
      </w:r>
    </w:p>
    <w:p w14:paraId="5E0F51E5" w14:textId="77777777" w:rsidR="00254258" w:rsidRPr="00254258" w:rsidRDefault="00304EF3">
      <w:pPr>
        <w:ind w:left="720"/>
        <w:rPr>
          <w:rFonts w:ascii="Times New Roman" w:hAnsi="Times New Roman" w:cs="Times New Roman"/>
          <w:color w:val="0B0B0B"/>
          <w:shd w:val="clear" w:color="auto" w:fill="FFFFFF"/>
          <w:rPrChange w:id="134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42" w:author="Aarati AD" w:date="2023-04-06T10:12:00Z">
            <w:rPr>
              <w:rFonts w:ascii="Open Sans" w:hAnsi="Open Sans" w:cs="Open Sans"/>
              <w:color w:val="0B0B0B"/>
              <w:shd w:val="clear" w:color="auto" w:fill="FFFFFF"/>
            </w:rPr>
          </w:rPrChange>
        </w:rPr>
        <w:t xml:space="preserve">On a.id = o.account_id  </w:t>
      </w:r>
    </w:p>
    <w:p w14:paraId="0CC5B1A9" w14:textId="77777777" w:rsidR="00254258" w:rsidRPr="00254258" w:rsidRDefault="00304EF3">
      <w:pPr>
        <w:ind w:left="720"/>
        <w:rPr>
          <w:rFonts w:ascii="Times New Roman" w:hAnsi="Times New Roman" w:cs="Times New Roman"/>
          <w:color w:val="0B0B0B"/>
          <w:shd w:val="clear" w:color="auto" w:fill="FFFFFF"/>
          <w:rPrChange w:id="134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44" w:author="Aarati AD" w:date="2023-04-06T10:12:00Z">
            <w:rPr>
              <w:rFonts w:ascii="Open Sans" w:hAnsi="Open Sans" w:cs="Open Sans"/>
              <w:color w:val="0B0B0B"/>
              <w:shd w:val="clear" w:color="auto" w:fill="FFFFFF"/>
            </w:rPr>
          </w:rPrChange>
        </w:rPr>
        <w:t>Group by (1 , 2)</w:t>
      </w:r>
    </w:p>
    <w:p w14:paraId="173D505A" w14:textId="77777777" w:rsidR="00254258" w:rsidRPr="00254258" w:rsidRDefault="00304EF3">
      <w:pPr>
        <w:ind w:left="720"/>
        <w:rPr>
          <w:rFonts w:ascii="Times New Roman" w:hAnsi="Times New Roman" w:cs="Times New Roman"/>
          <w:color w:val="0B0B0B"/>
          <w:shd w:val="clear" w:color="auto" w:fill="FFFFFF"/>
          <w:rPrChange w:id="134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46" w:author="Aarati AD" w:date="2023-04-06T10:12:00Z">
            <w:rPr>
              <w:rFonts w:ascii="Open Sans" w:hAnsi="Open Sans" w:cs="Open Sans"/>
              <w:color w:val="0B0B0B"/>
              <w:shd w:val="clear" w:color="auto" w:fill="FFFFFF"/>
            </w:rPr>
          </w:rPrChange>
        </w:rPr>
        <w:t xml:space="preserve">Order by  3 </w:t>
      </w:r>
    </w:p>
    <w:p w14:paraId="264049C4" w14:textId="77777777" w:rsidR="00254258" w:rsidRPr="00254258" w:rsidRDefault="00254258">
      <w:pPr>
        <w:rPr>
          <w:rFonts w:ascii="Times New Roman" w:hAnsi="Times New Roman" w:cs="Times New Roman"/>
          <w:color w:val="0B0B0B"/>
          <w:shd w:val="clear" w:color="auto" w:fill="FFFFFF"/>
          <w:rPrChange w:id="1347" w:author="Aarati AD" w:date="2023-04-06T10:12:00Z">
            <w:rPr>
              <w:rFonts w:ascii="Open Sans" w:hAnsi="Open Sans" w:cs="Open Sans"/>
              <w:color w:val="0B0B0B"/>
              <w:shd w:val="clear" w:color="auto" w:fill="FFFFFF"/>
            </w:rPr>
          </w:rPrChange>
        </w:rPr>
      </w:pPr>
    </w:p>
    <w:p w14:paraId="0B5A991B" w14:textId="77777777" w:rsidR="00254258" w:rsidRPr="00254258" w:rsidRDefault="00304EF3">
      <w:pPr>
        <w:rPr>
          <w:rFonts w:ascii="Times New Roman" w:hAnsi="Times New Roman" w:cs="Times New Roman"/>
          <w:color w:val="0B0B0B"/>
          <w:shd w:val="clear" w:color="auto" w:fill="FFFFFF"/>
          <w:rPrChange w:id="1348" w:author="Aarati AD" w:date="2023-04-06T10:12:00Z">
            <w:rPr>
              <w:rFonts w:ascii="Open Sans" w:hAnsi="Open Sans" w:cs="Open Sans"/>
              <w:color w:val="0B0B0B"/>
              <w:shd w:val="clear" w:color="auto" w:fill="FFFFFF"/>
            </w:rPr>
          </w:rPrChange>
        </w:rPr>
      </w:pPr>
      <w:commentRangeStart w:id="1349"/>
      <w:r>
        <w:rPr>
          <w:rFonts w:ascii="Times New Roman" w:hAnsi="Times New Roman" w:cs="Times New Roman"/>
          <w:color w:val="0B0B0B"/>
          <w:shd w:val="clear" w:color="auto" w:fill="FFFFFF"/>
          <w:rPrChange w:id="1350" w:author="Aarati AD" w:date="2023-04-06T10:12:00Z">
            <w:rPr>
              <w:rFonts w:ascii="Open Sans" w:hAnsi="Open Sans" w:cs="Open Sans"/>
              <w:color w:val="0B0B0B"/>
              <w:shd w:val="clear" w:color="auto" w:fill="FFFFFF"/>
            </w:rPr>
          </w:rPrChange>
        </w:rPr>
        <w:t>Select  rname, max(total)</w:t>
      </w:r>
    </w:p>
    <w:p w14:paraId="2DB05D6D" w14:textId="77777777" w:rsidR="00254258" w:rsidRPr="00254258" w:rsidRDefault="00304EF3">
      <w:pPr>
        <w:rPr>
          <w:rFonts w:ascii="Times New Roman" w:hAnsi="Times New Roman" w:cs="Times New Roman"/>
          <w:color w:val="0B0B0B"/>
          <w:shd w:val="clear" w:color="auto" w:fill="FFFFFF"/>
          <w:rPrChange w:id="135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52" w:author="Aarati AD" w:date="2023-04-06T10:12:00Z">
            <w:rPr>
              <w:rFonts w:ascii="Open Sans" w:hAnsi="Open Sans" w:cs="Open Sans"/>
              <w:color w:val="0B0B0B"/>
              <w:shd w:val="clear" w:color="auto" w:fill="FFFFFF"/>
            </w:rPr>
          </w:rPrChange>
        </w:rPr>
        <w:t>From (</w:t>
      </w:r>
    </w:p>
    <w:p w14:paraId="61FCF669" w14:textId="77777777" w:rsidR="00254258" w:rsidRPr="00254258" w:rsidRDefault="00304EF3">
      <w:pPr>
        <w:ind w:left="720"/>
        <w:rPr>
          <w:rFonts w:ascii="Times New Roman" w:hAnsi="Times New Roman" w:cs="Times New Roman"/>
          <w:color w:val="0B0B0B"/>
          <w:shd w:val="clear" w:color="auto" w:fill="FFFFFF"/>
          <w:rPrChange w:id="135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54" w:author="Aarati AD" w:date="2023-04-06T10:12:00Z">
            <w:rPr>
              <w:rFonts w:ascii="Open Sans" w:hAnsi="Open Sans" w:cs="Open Sans"/>
              <w:color w:val="0B0B0B"/>
              <w:shd w:val="clear" w:color="auto" w:fill="FFFFFF"/>
            </w:rPr>
          </w:rPrChange>
        </w:rPr>
        <w:lastRenderedPageBreak/>
        <w:t>Select   r.name as rname , sr.name  as rpname , sum(o.total_amt_usd) total</w:t>
      </w:r>
    </w:p>
    <w:p w14:paraId="408615DA" w14:textId="77777777" w:rsidR="00254258" w:rsidRPr="00254258" w:rsidRDefault="00304EF3">
      <w:pPr>
        <w:ind w:left="720"/>
        <w:rPr>
          <w:rFonts w:ascii="Times New Roman" w:hAnsi="Times New Roman" w:cs="Times New Roman"/>
          <w:color w:val="0B0B0B"/>
          <w:shd w:val="clear" w:color="auto" w:fill="FFFFFF"/>
          <w:rPrChange w:id="135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56" w:author="Aarati AD" w:date="2023-04-06T10:12:00Z">
            <w:rPr>
              <w:rFonts w:ascii="Open Sans" w:hAnsi="Open Sans" w:cs="Open Sans"/>
              <w:color w:val="0B0B0B"/>
              <w:shd w:val="clear" w:color="auto" w:fill="FFFFFF"/>
            </w:rPr>
          </w:rPrChange>
        </w:rPr>
        <w:t>From sales_reps sr</w:t>
      </w:r>
    </w:p>
    <w:p w14:paraId="730121C3" w14:textId="77777777" w:rsidR="00254258" w:rsidRPr="00254258" w:rsidRDefault="00304EF3">
      <w:pPr>
        <w:ind w:left="720"/>
        <w:rPr>
          <w:rFonts w:ascii="Times New Roman" w:hAnsi="Times New Roman" w:cs="Times New Roman"/>
          <w:color w:val="0B0B0B"/>
          <w:shd w:val="clear" w:color="auto" w:fill="FFFFFF"/>
          <w:rPrChange w:id="135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58" w:author="Aarati AD" w:date="2023-04-06T10:12:00Z">
            <w:rPr>
              <w:rFonts w:ascii="Open Sans" w:hAnsi="Open Sans" w:cs="Open Sans"/>
              <w:color w:val="0B0B0B"/>
              <w:shd w:val="clear" w:color="auto" w:fill="FFFFFF"/>
            </w:rPr>
          </w:rPrChange>
        </w:rPr>
        <w:t>Join region r</w:t>
      </w:r>
    </w:p>
    <w:p w14:paraId="0D792051" w14:textId="77777777" w:rsidR="00254258" w:rsidRPr="00254258" w:rsidRDefault="00304EF3">
      <w:pPr>
        <w:ind w:left="720"/>
        <w:rPr>
          <w:rFonts w:ascii="Times New Roman" w:hAnsi="Times New Roman" w:cs="Times New Roman"/>
          <w:color w:val="0B0B0B"/>
          <w:shd w:val="clear" w:color="auto" w:fill="FFFFFF"/>
          <w:rPrChange w:id="135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60" w:author="Aarati AD" w:date="2023-04-06T10:12:00Z">
            <w:rPr>
              <w:rFonts w:ascii="Open Sans" w:hAnsi="Open Sans" w:cs="Open Sans"/>
              <w:color w:val="0B0B0B"/>
              <w:shd w:val="clear" w:color="auto" w:fill="FFFFFF"/>
            </w:rPr>
          </w:rPrChange>
        </w:rPr>
        <w:t xml:space="preserve">On sr.region_id = r.id </w:t>
      </w:r>
    </w:p>
    <w:p w14:paraId="7AD97B3E" w14:textId="77777777" w:rsidR="00254258" w:rsidRPr="00254258" w:rsidRDefault="00304EF3">
      <w:pPr>
        <w:ind w:left="720"/>
        <w:rPr>
          <w:rFonts w:ascii="Times New Roman" w:hAnsi="Times New Roman" w:cs="Times New Roman"/>
          <w:color w:val="0B0B0B"/>
          <w:shd w:val="clear" w:color="auto" w:fill="FFFFFF"/>
          <w:rPrChange w:id="136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62" w:author="Aarati AD" w:date="2023-04-06T10:12:00Z">
            <w:rPr>
              <w:rFonts w:ascii="Open Sans" w:hAnsi="Open Sans" w:cs="Open Sans"/>
              <w:color w:val="0B0B0B"/>
              <w:shd w:val="clear" w:color="auto" w:fill="FFFFFF"/>
            </w:rPr>
          </w:rPrChange>
        </w:rPr>
        <w:t>Join accounts a</w:t>
      </w:r>
    </w:p>
    <w:p w14:paraId="045A0618" w14:textId="77777777" w:rsidR="00254258" w:rsidRPr="00254258" w:rsidRDefault="00304EF3">
      <w:pPr>
        <w:rPr>
          <w:rFonts w:ascii="Times New Roman" w:hAnsi="Times New Roman" w:cs="Times New Roman"/>
          <w:color w:val="0B0B0B"/>
          <w:shd w:val="clear" w:color="auto" w:fill="FFFFFF"/>
          <w:rPrChange w:id="136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64" w:author="Aarati AD" w:date="2023-04-06T10:12:00Z">
            <w:rPr>
              <w:rFonts w:ascii="Open Sans" w:hAnsi="Open Sans" w:cs="Open Sans"/>
              <w:color w:val="0B0B0B"/>
              <w:shd w:val="clear" w:color="auto" w:fill="FFFFFF"/>
            </w:rPr>
          </w:rPrChange>
        </w:rPr>
        <w:t xml:space="preserve">            On a.sales_rep_id = sr.id</w:t>
      </w:r>
    </w:p>
    <w:p w14:paraId="0CA870E8" w14:textId="77777777" w:rsidR="00254258" w:rsidRPr="00254258" w:rsidRDefault="00304EF3">
      <w:pPr>
        <w:ind w:left="720"/>
        <w:rPr>
          <w:rFonts w:ascii="Times New Roman" w:hAnsi="Times New Roman" w:cs="Times New Roman"/>
          <w:color w:val="0B0B0B"/>
          <w:shd w:val="clear" w:color="auto" w:fill="FFFFFF"/>
          <w:rPrChange w:id="136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66" w:author="Aarati AD" w:date="2023-04-06T10:12:00Z">
            <w:rPr>
              <w:rFonts w:ascii="Open Sans" w:hAnsi="Open Sans" w:cs="Open Sans"/>
              <w:color w:val="0B0B0B"/>
              <w:shd w:val="clear" w:color="auto" w:fill="FFFFFF"/>
            </w:rPr>
          </w:rPrChange>
        </w:rPr>
        <w:t xml:space="preserve">Join orders </w:t>
      </w:r>
    </w:p>
    <w:p w14:paraId="350031E0" w14:textId="77777777" w:rsidR="00254258" w:rsidRPr="00254258" w:rsidRDefault="00304EF3">
      <w:pPr>
        <w:ind w:left="720"/>
        <w:rPr>
          <w:rFonts w:ascii="Times New Roman" w:hAnsi="Times New Roman" w:cs="Times New Roman"/>
          <w:color w:val="0B0B0B"/>
          <w:shd w:val="clear" w:color="auto" w:fill="FFFFFF"/>
          <w:rPrChange w:id="1367"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68" w:author="Aarati AD" w:date="2023-04-06T10:12:00Z">
            <w:rPr>
              <w:rFonts w:ascii="Open Sans" w:hAnsi="Open Sans" w:cs="Open Sans"/>
              <w:color w:val="0B0B0B"/>
              <w:shd w:val="clear" w:color="auto" w:fill="FFFFFF"/>
            </w:rPr>
          </w:rPrChange>
        </w:rPr>
        <w:t>On a.id = o.account_id</w:t>
      </w:r>
    </w:p>
    <w:p w14:paraId="63861DB0" w14:textId="77777777" w:rsidR="00254258" w:rsidRPr="00254258" w:rsidRDefault="00304EF3">
      <w:pPr>
        <w:ind w:left="720"/>
        <w:rPr>
          <w:rFonts w:ascii="Times New Roman" w:hAnsi="Times New Roman" w:cs="Times New Roman"/>
          <w:color w:val="0B0B0B"/>
          <w:shd w:val="clear" w:color="auto" w:fill="FFFFFF"/>
          <w:rPrChange w:id="1369"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70" w:author="Aarati AD" w:date="2023-04-06T10:12:00Z">
            <w:rPr>
              <w:rFonts w:ascii="Open Sans" w:hAnsi="Open Sans" w:cs="Open Sans"/>
              <w:color w:val="0B0B0B"/>
              <w:shd w:val="clear" w:color="auto" w:fill="FFFFFF"/>
            </w:rPr>
          </w:rPrChange>
        </w:rPr>
        <w:t>Group by (1 , 2)</w:t>
      </w:r>
    </w:p>
    <w:p w14:paraId="2B2DD56F" w14:textId="77777777" w:rsidR="00254258" w:rsidRPr="00254258" w:rsidRDefault="00304EF3">
      <w:pPr>
        <w:ind w:left="720"/>
        <w:rPr>
          <w:rFonts w:ascii="Times New Roman" w:hAnsi="Times New Roman" w:cs="Times New Roman"/>
          <w:color w:val="0B0B0B"/>
          <w:shd w:val="clear" w:color="auto" w:fill="FFFFFF"/>
          <w:rPrChange w:id="1371"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72" w:author="Aarati AD" w:date="2023-04-06T10:12:00Z">
            <w:rPr>
              <w:rFonts w:ascii="Open Sans" w:hAnsi="Open Sans" w:cs="Open Sans"/>
              <w:color w:val="0B0B0B"/>
              <w:shd w:val="clear" w:color="auto" w:fill="FFFFFF"/>
            </w:rPr>
          </w:rPrChange>
        </w:rPr>
        <w:t>) t1</w:t>
      </w:r>
    </w:p>
    <w:p w14:paraId="1861DDC4" w14:textId="77777777" w:rsidR="00254258" w:rsidRPr="00254258" w:rsidRDefault="00304EF3">
      <w:pPr>
        <w:rPr>
          <w:rFonts w:ascii="Times New Roman" w:hAnsi="Times New Roman" w:cs="Times New Roman"/>
          <w:color w:val="0B0B0B"/>
          <w:shd w:val="clear" w:color="auto" w:fill="FFFFFF"/>
          <w:rPrChange w:id="137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374" w:author="Aarati AD" w:date="2023-04-06T10:12:00Z">
            <w:rPr>
              <w:rFonts w:ascii="Open Sans" w:hAnsi="Open Sans" w:cs="Open Sans"/>
              <w:color w:val="0B0B0B"/>
              <w:shd w:val="clear" w:color="auto" w:fill="FFFFFF"/>
            </w:rPr>
          </w:rPrChange>
        </w:rPr>
        <w:t xml:space="preserve">Group by 1 </w:t>
      </w:r>
      <w:commentRangeEnd w:id="1349"/>
      <w:r>
        <w:commentReference w:id="1349"/>
      </w:r>
    </w:p>
    <w:p w14:paraId="7D8564E4" w14:textId="77777777" w:rsidR="00254258" w:rsidRPr="00254258" w:rsidRDefault="00304EF3">
      <w:pPr>
        <w:rPr>
          <w:rFonts w:ascii="Times New Roman" w:hAnsi="Times New Roman" w:cs="Times New Roman"/>
          <w:b/>
          <w:bCs/>
          <w:color w:val="0B0B0B"/>
          <w:shd w:val="clear" w:color="auto" w:fill="FFFFFF"/>
          <w:rPrChange w:id="1375" w:author="Aarati AD" w:date="2023-04-06T10:12:00Z">
            <w:rPr>
              <w:rFonts w:ascii="Open Sans" w:hAnsi="Open Sans" w:cs="Open Sans"/>
              <w:b/>
              <w:bCs/>
              <w:color w:val="0B0B0B"/>
              <w:shd w:val="clear" w:color="auto" w:fill="FFFFFF"/>
            </w:rPr>
          </w:rPrChange>
        </w:rPr>
      </w:pPr>
      <w:commentRangeStart w:id="1376"/>
      <w:r>
        <w:rPr>
          <w:rFonts w:ascii="Times New Roman" w:hAnsi="Times New Roman" w:cs="Times New Roman"/>
          <w:b/>
          <w:bCs/>
          <w:color w:val="0B0B0B"/>
          <w:shd w:val="clear" w:color="auto" w:fill="FFFFFF"/>
          <w:rPrChange w:id="1377" w:author="Aarati AD" w:date="2023-04-06T10:12:00Z">
            <w:rPr>
              <w:rFonts w:ascii="Open Sans" w:hAnsi="Open Sans" w:cs="Open Sans"/>
              <w:b/>
              <w:bCs/>
              <w:color w:val="0B0B0B"/>
              <w:shd w:val="clear" w:color="auto" w:fill="FFFFFF"/>
            </w:rPr>
          </w:rPrChange>
        </w:rPr>
        <w:t xml:space="preserve">Select r.name, max(sum_total) </w:t>
      </w:r>
    </w:p>
    <w:p w14:paraId="017C83FB" w14:textId="77777777" w:rsidR="00254258" w:rsidRPr="00254258" w:rsidRDefault="00304EF3">
      <w:pPr>
        <w:rPr>
          <w:rFonts w:ascii="Times New Roman" w:hAnsi="Times New Roman" w:cs="Times New Roman"/>
          <w:b/>
          <w:bCs/>
          <w:color w:val="0B0B0B"/>
          <w:shd w:val="clear" w:color="auto" w:fill="FFFFFF"/>
          <w:rPrChange w:id="137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79" w:author="Aarati AD" w:date="2023-04-06T10:12:00Z">
            <w:rPr>
              <w:rFonts w:ascii="Open Sans" w:hAnsi="Open Sans" w:cs="Open Sans"/>
              <w:b/>
              <w:bCs/>
              <w:color w:val="0B0B0B"/>
              <w:shd w:val="clear" w:color="auto" w:fill="FFFFFF"/>
            </w:rPr>
          </w:rPrChange>
        </w:rPr>
        <w:t>from(</w:t>
      </w:r>
    </w:p>
    <w:p w14:paraId="20DFDF1F" w14:textId="77777777" w:rsidR="00254258" w:rsidRPr="00254258" w:rsidRDefault="00304EF3">
      <w:pPr>
        <w:rPr>
          <w:rFonts w:ascii="Times New Roman" w:hAnsi="Times New Roman" w:cs="Times New Roman"/>
          <w:b/>
          <w:bCs/>
          <w:color w:val="0B0B0B"/>
          <w:shd w:val="clear" w:color="auto" w:fill="FFFFFF"/>
          <w:rPrChange w:id="138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81" w:author="Aarati AD" w:date="2023-04-06T10:12:00Z">
            <w:rPr>
              <w:rFonts w:ascii="Open Sans" w:hAnsi="Open Sans" w:cs="Open Sans"/>
              <w:b/>
              <w:bCs/>
              <w:color w:val="0B0B0B"/>
              <w:shd w:val="clear" w:color="auto" w:fill="FFFFFF"/>
            </w:rPr>
          </w:rPrChange>
        </w:rPr>
        <w:t>Select r.name, sr.name, sum(total_amt_usd) sum_total</w:t>
      </w:r>
    </w:p>
    <w:p w14:paraId="477F5ED0" w14:textId="77777777" w:rsidR="00254258" w:rsidRPr="00254258" w:rsidRDefault="00304EF3">
      <w:pPr>
        <w:rPr>
          <w:rFonts w:ascii="Times New Roman" w:hAnsi="Times New Roman" w:cs="Times New Roman"/>
          <w:b/>
          <w:bCs/>
          <w:color w:val="0B0B0B"/>
          <w:shd w:val="clear" w:color="auto" w:fill="FFFFFF"/>
          <w:rPrChange w:id="138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83" w:author="Aarati AD" w:date="2023-04-06T10:12:00Z">
            <w:rPr>
              <w:rFonts w:ascii="Open Sans" w:hAnsi="Open Sans" w:cs="Open Sans"/>
              <w:b/>
              <w:bCs/>
              <w:color w:val="0B0B0B"/>
              <w:shd w:val="clear" w:color="auto" w:fill="FFFFFF"/>
            </w:rPr>
          </w:rPrChange>
        </w:rPr>
        <w:t xml:space="preserve">From region r </w:t>
      </w:r>
    </w:p>
    <w:p w14:paraId="7C651987" w14:textId="77777777" w:rsidR="00254258" w:rsidRPr="00254258" w:rsidRDefault="00304EF3">
      <w:pPr>
        <w:rPr>
          <w:rFonts w:ascii="Times New Roman" w:hAnsi="Times New Roman" w:cs="Times New Roman"/>
          <w:b/>
          <w:bCs/>
          <w:color w:val="0B0B0B"/>
          <w:shd w:val="clear" w:color="auto" w:fill="FFFFFF"/>
          <w:rPrChange w:id="138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85" w:author="Aarati AD" w:date="2023-04-06T10:12:00Z">
            <w:rPr>
              <w:rFonts w:ascii="Open Sans" w:hAnsi="Open Sans" w:cs="Open Sans"/>
              <w:b/>
              <w:bCs/>
              <w:color w:val="0B0B0B"/>
              <w:shd w:val="clear" w:color="auto" w:fill="FFFFFF"/>
            </w:rPr>
          </w:rPrChange>
        </w:rPr>
        <w:t xml:space="preserve">Join sales_reps sr </w:t>
      </w:r>
    </w:p>
    <w:p w14:paraId="4D914EF9" w14:textId="77777777" w:rsidR="00254258" w:rsidRPr="00254258" w:rsidRDefault="00304EF3">
      <w:pPr>
        <w:rPr>
          <w:rFonts w:ascii="Times New Roman" w:hAnsi="Times New Roman" w:cs="Times New Roman"/>
          <w:b/>
          <w:bCs/>
          <w:color w:val="0B0B0B"/>
          <w:shd w:val="clear" w:color="auto" w:fill="FFFFFF"/>
          <w:rPrChange w:id="138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87" w:author="Aarati AD" w:date="2023-04-06T10:12:00Z">
            <w:rPr>
              <w:rFonts w:ascii="Open Sans" w:hAnsi="Open Sans" w:cs="Open Sans"/>
              <w:b/>
              <w:bCs/>
              <w:color w:val="0B0B0B"/>
              <w:shd w:val="clear" w:color="auto" w:fill="FFFFFF"/>
            </w:rPr>
          </w:rPrChange>
        </w:rPr>
        <w:t>On sr.region_id = r.id</w:t>
      </w:r>
    </w:p>
    <w:p w14:paraId="5A8F74E8" w14:textId="77777777" w:rsidR="00254258" w:rsidRPr="00254258" w:rsidRDefault="00304EF3">
      <w:pPr>
        <w:rPr>
          <w:rFonts w:ascii="Times New Roman" w:hAnsi="Times New Roman" w:cs="Times New Roman"/>
          <w:b/>
          <w:bCs/>
          <w:color w:val="0B0B0B"/>
          <w:shd w:val="clear" w:color="auto" w:fill="FFFFFF"/>
          <w:rPrChange w:id="138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89" w:author="Aarati AD" w:date="2023-04-06T10:12:00Z">
            <w:rPr>
              <w:rFonts w:ascii="Open Sans" w:hAnsi="Open Sans" w:cs="Open Sans"/>
              <w:b/>
              <w:bCs/>
              <w:color w:val="0B0B0B"/>
              <w:shd w:val="clear" w:color="auto" w:fill="FFFFFF"/>
            </w:rPr>
          </w:rPrChange>
        </w:rPr>
        <w:t xml:space="preserve">Join accounts a </w:t>
      </w:r>
    </w:p>
    <w:p w14:paraId="4C84C8F0" w14:textId="77777777" w:rsidR="00254258" w:rsidRPr="00254258" w:rsidRDefault="00304EF3">
      <w:pPr>
        <w:rPr>
          <w:rFonts w:ascii="Times New Roman" w:hAnsi="Times New Roman" w:cs="Times New Roman"/>
          <w:b/>
          <w:bCs/>
          <w:color w:val="0B0B0B"/>
          <w:shd w:val="clear" w:color="auto" w:fill="FFFFFF"/>
          <w:rPrChange w:id="139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91" w:author="Aarati AD" w:date="2023-04-06T10:12:00Z">
            <w:rPr>
              <w:rFonts w:ascii="Open Sans" w:hAnsi="Open Sans" w:cs="Open Sans"/>
              <w:b/>
              <w:bCs/>
              <w:color w:val="0B0B0B"/>
              <w:shd w:val="clear" w:color="auto" w:fill="FFFFFF"/>
            </w:rPr>
          </w:rPrChange>
        </w:rPr>
        <w:t xml:space="preserve">On sr.id = a.sales_rep_id </w:t>
      </w:r>
    </w:p>
    <w:p w14:paraId="1D1D852B" w14:textId="77777777" w:rsidR="00254258" w:rsidRPr="00254258" w:rsidRDefault="00304EF3">
      <w:pPr>
        <w:rPr>
          <w:rFonts w:ascii="Times New Roman" w:hAnsi="Times New Roman" w:cs="Times New Roman"/>
          <w:b/>
          <w:bCs/>
          <w:color w:val="0B0B0B"/>
          <w:shd w:val="clear" w:color="auto" w:fill="FFFFFF"/>
          <w:rPrChange w:id="139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93" w:author="Aarati AD" w:date="2023-04-06T10:12:00Z">
            <w:rPr>
              <w:rFonts w:ascii="Open Sans" w:hAnsi="Open Sans" w:cs="Open Sans"/>
              <w:b/>
              <w:bCs/>
              <w:color w:val="0B0B0B"/>
              <w:shd w:val="clear" w:color="auto" w:fill="FFFFFF"/>
            </w:rPr>
          </w:rPrChange>
        </w:rPr>
        <w:t xml:space="preserve">Join orders o </w:t>
      </w:r>
    </w:p>
    <w:p w14:paraId="108A7E44" w14:textId="77777777" w:rsidR="00254258" w:rsidRPr="00254258" w:rsidRDefault="00304EF3">
      <w:pPr>
        <w:rPr>
          <w:rFonts w:ascii="Times New Roman" w:hAnsi="Times New Roman" w:cs="Times New Roman"/>
          <w:b/>
          <w:bCs/>
          <w:color w:val="0B0B0B"/>
          <w:shd w:val="clear" w:color="auto" w:fill="FFFFFF"/>
          <w:rPrChange w:id="139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95" w:author="Aarati AD" w:date="2023-04-06T10:12:00Z">
            <w:rPr>
              <w:rFonts w:ascii="Open Sans" w:hAnsi="Open Sans" w:cs="Open Sans"/>
              <w:b/>
              <w:bCs/>
              <w:color w:val="0B0B0B"/>
              <w:shd w:val="clear" w:color="auto" w:fill="FFFFFF"/>
            </w:rPr>
          </w:rPrChange>
        </w:rPr>
        <w:t xml:space="preserve">On a.id = o.account_id  </w:t>
      </w:r>
    </w:p>
    <w:p w14:paraId="2C1AC0A9" w14:textId="77777777" w:rsidR="00254258" w:rsidRPr="00254258" w:rsidRDefault="00304EF3">
      <w:pPr>
        <w:rPr>
          <w:rFonts w:ascii="Times New Roman" w:hAnsi="Times New Roman" w:cs="Times New Roman"/>
          <w:b/>
          <w:bCs/>
          <w:color w:val="0B0B0B"/>
          <w:shd w:val="clear" w:color="auto" w:fill="FFFFFF"/>
          <w:rPrChange w:id="139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97" w:author="Aarati AD" w:date="2023-04-06T10:12:00Z">
            <w:rPr>
              <w:rFonts w:ascii="Open Sans" w:hAnsi="Open Sans" w:cs="Open Sans"/>
              <w:b/>
              <w:bCs/>
              <w:color w:val="0B0B0B"/>
              <w:shd w:val="clear" w:color="auto" w:fill="FFFFFF"/>
            </w:rPr>
          </w:rPrChange>
        </w:rPr>
        <w:t>Group by (1, 2)</w:t>
      </w:r>
    </w:p>
    <w:p w14:paraId="195DD196" w14:textId="77777777" w:rsidR="00254258" w:rsidRPr="00254258" w:rsidRDefault="00304EF3">
      <w:pPr>
        <w:rPr>
          <w:rFonts w:ascii="Times New Roman" w:hAnsi="Times New Roman" w:cs="Times New Roman"/>
          <w:b/>
          <w:bCs/>
          <w:color w:val="0B0B0B"/>
          <w:shd w:val="clear" w:color="auto" w:fill="FFFFFF"/>
          <w:rPrChange w:id="139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399" w:author="Aarati AD" w:date="2023-04-06T10:12:00Z">
            <w:rPr>
              <w:rFonts w:ascii="Open Sans" w:hAnsi="Open Sans" w:cs="Open Sans"/>
              <w:b/>
              <w:bCs/>
              <w:color w:val="0B0B0B"/>
              <w:shd w:val="clear" w:color="auto" w:fill="FFFFFF"/>
            </w:rPr>
          </w:rPrChange>
        </w:rPr>
        <w:t>)sub</w:t>
      </w:r>
    </w:p>
    <w:p w14:paraId="3F3E3831" w14:textId="77777777" w:rsidR="00254258" w:rsidRPr="00254258" w:rsidRDefault="00304EF3">
      <w:pPr>
        <w:rPr>
          <w:rFonts w:ascii="Times New Roman" w:hAnsi="Times New Roman" w:cs="Times New Roman"/>
          <w:b/>
          <w:bCs/>
          <w:color w:val="0B0B0B"/>
          <w:shd w:val="clear" w:color="auto" w:fill="FFFFFF"/>
          <w:rPrChange w:id="140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01" w:author="Aarati AD" w:date="2023-04-06T10:12:00Z">
            <w:rPr>
              <w:rFonts w:ascii="Open Sans" w:hAnsi="Open Sans" w:cs="Open Sans"/>
              <w:b/>
              <w:bCs/>
              <w:color w:val="0B0B0B"/>
              <w:shd w:val="clear" w:color="auto" w:fill="FFFFFF"/>
            </w:rPr>
          </w:rPrChange>
        </w:rPr>
        <w:t>group by 3</w:t>
      </w:r>
      <w:commentRangeEnd w:id="1376"/>
      <w:r>
        <w:commentReference w:id="1376"/>
      </w:r>
    </w:p>
    <w:p w14:paraId="50FE7B54" w14:textId="77777777" w:rsidR="00254258" w:rsidRPr="00254258" w:rsidRDefault="00304EF3">
      <w:pPr>
        <w:rPr>
          <w:rFonts w:ascii="Times New Roman" w:hAnsi="Times New Roman" w:cs="Times New Roman"/>
          <w:b/>
          <w:bCs/>
          <w:color w:val="0B0B0B"/>
          <w:shd w:val="clear" w:color="auto" w:fill="FFFFFF"/>
          <w:rPrChange w:id="140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highlight w:val="yellow"/>
          <w:shd w:val="clear" w:color="auto" w:fill="FFFFFF"/>
          <w:rPrChange w:id="1403" w:author="Aarati AD" w:date="2023-04-06T10:12:00Z">
            <w:rPr>
              <w:rFonts w:ascii="Open Sans" w:hAnsi="Open Sans" w:cs="Open Sans"/>
              <w:b/>
              <w:bCs/>
              <w:color w:val="0B0B0B"/>
              <w:highlight w:val="yellow"/>
              <w:shd w:val="clear" w:color="auto" w:fill="FFFFFF"/>
            </w:rPr>
          </w:rPrChange>
        </w:rPr>
        <w:t>Note: Be careful with the braces take notice while using subquery when it is used in condition there is no need of using the alias of query</w:t>
      </w:r>
      <w:r>
        <w:rPr>
          <w:rFonts w:ascii="Times New Roman" w:hAnsi="Times New Roman" w:cs="Times New Roman"/>
          <w:b/>
          <w:bCs/>
          <w:color w:val="0B0B0B"/>
          <w:shd w:val="clear" w:color="auto" w:fill="FFFFFF"/>
          <w:rPrChange w:id="1404" w:author="Aarati AD" w:date="2023-04-06T10:12:00Z">
            <w:rPr>
              <w:rFonts w:ascii="Open Sans" w:hAnsi="Open Sans" w:cs="Open Sans"/>
              <w:b/>
              <w:bCs/>
              <w:color w:val="0B0B0B"/>
              <w:shd w:val="clear" w:color="auto" w:fill="FFFFFF"/>
            </w:rPr>
          </w:rPrChange>
        </w:rPr>
        <w:t xml:space="preserve">. </w:t>
      </w:r>
    </w:p>
    <w:p w14:paraId="4DCE22F3" w14:textId="77777777" w:rsidR="00254258" w:rsidRPr="00254258" w:rsidRDefault="00304EF3">
      <w:pPr>
        <w:rPr>
          <w:rFonts w:ascii="Times New Roman" w:hAnsi="Times New Roman" w:cs="Times New Roman"/>
          <w:color w:val="0B0B0B"/>
          <w:shd w:val="clear" w:color="auto" w:fill="FFFFFF"/>
          <w:rPrChange w:id="1405"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406" w:author="Aarati AD" w:date="2023-04-06T10:12:00Z">
            <w:rPr>
              <w:rFonts w:ascii="Open Sans" w:hAnsi="Open Sans" w:cs="Open Sans"/>
              <w:color w:val="0B0B0B"/>
              <w:shd w:val="clear" w:color="auto" w:fill="FFFFFF"/>
            </w:rPr>
          </w:rPrChange>
        </w:rPr>
        <w:t>------------------------------------------------------------------------------------------------------------------------------------</w:t>
      </w:r>
    </w:p>
    <w:p w14:paraId="781FB185" w14:textId="77777777" w:rsidR="00254258" w:rsidRPr="00254258" w:rsidRDefault="00304EF3">
      <w:pPr>
        <w:rPr>
          <w:rFonts w:ascii="Times New Roman" w:hAnsi="Times New Roman" w:cs="Times New Roman"/>
          <w:b/>
          <w:bCs/>
          <w:color w:val="0B0B0B"/>
          <w:u w:val="single"/>
          <w:shd w:val="clear" w:color="auto" w:fill="FFFFFF"/>
          <w:rPrChange w:id="1407" w:author="Aarati AD" w:date="2023-04-06T10:12:00Z">
            <w:rPr>
              <w:rFonts w:ascii="Open Sans" w:hAnsi="Open Sans" w:cs="Open Sans"/>
              <w:b/>
              <w:bCs/>
              <w:color w:val="0B0B0B"/>
              <w:u w:val="single"/>
              <w:shd w:val="clear" w:color="auto" w:fill="FFFFFF"/>
            </w:rPr>
          </w:rPrChange>
        </w:rPr>
      </w:pPr>
      <w:r>
        <w:rPr>
          <w:rFonts w:ascii="Times New Roman" w:hAnsi="Times New Roman" w:cs="Times New Roman"/>
          <w:b/>
          <w:bCs/>
          <w:color w:val="0B0B0B"/>
          <w:highlight w:val="cyan"/>
          <w:u w:val="single"/>
          <w:shd w:val="clear" w:color="auto" w:fill="FFFFFF"/>
          <w:rPrChange w:id="1408" w:author="Aarati AD" w:date="2023-04-06T10:12:00Z">
            <w:rPr>
              <w:rFonts w:ascii="Open Sans" w:hAnsi="Open Sans" w:cs="Open Sans"/>
              <w:b/>
              <w:bCs/>
              <w:color w:val="0B0B0B"/>
              <w:highlight w:val="cyan"/>
              <w:u w:val="single"/>
              <w:shd w:val="clear" w:color="auto" w:fill="FFFFFF"/>
            </w:rPr>
          </w:rPrChange>
        </w:rPr>
        <w:t>Now let’s try using with:</w:t>
      </w:r>
      <w:r>
        <w:rPr>
          <w:rFonts w:ascii="Times New Roman" w:hAnsi="Times New Roman" w:cs="Times New Roman"/>
          <w:b/>
          <w:bCs/>
          <w:color w:val="0B0B0B"/>
          <w:u w:val="single"/>
          <w:shd w:val="clear" w:color="auto" w:fill="FFFFFF"/>
          <w:rPrChange w:id="1409" w:author="Aarati AD" w:date="2023-04-06T10:12:00Z">
            <w:rPr>
              <w:rFonts w:ascii="Open Sans" w:hAnsi="Open Sans" w:cs="Open Sans"/>
              <w:b/>
              <w:bCs/>
              <w:color w:val="0B0B0B"/>
              <w:u w:val="single"/>
              <w:shd w:val="clear" w:color="auto" w:fill="FFFFFF"/>
            </w:rPr>
          </w:rPrChange>
        </w:rPr>
        <w:t xml:space="preserve"> </w:t>
      </w:r>
    </w:p>
    <w:p w14:paraId="72EA3512" w14:textId="77777777" w:rsidR="00254258" w:rsidRPr="00254258" w:rsidRDefault="00304EF3">
      <w:pPr>
        <w:rPr>
          <w:rFonts w:ascii="Times New Roman" w:hAnsi="Times New Roman" w:cs="Times New Roman"/>
          <w:b/>
          <w:bCs/>
          <w:color w:val="0B0B0B"/>
          <w:shd w:val="clear" w:color="auto" w:fill="FFFFFF"/>
          <w:rPrChange w:id="141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11" w:author="Aarati AD" w:date="2023-04-06T10:12:00Z">
            <w:rPr>
              <w:rFonts w:ascii="Open Sans" w:hAnsi="Open Sans" w:cs="Open Sans"/>
              <w:b/>
              <w:bCs/>
              <w:color w:val="0B0B0B"/>
              <w:shd w:val="clear" w:color="auto" w:fill="FFFFFF"/>
            </w:rPr>
          </w:rPrChange>
        </w:rPr>
        <w:t>With t1 as (</w:t>
      </w:r>
    </w:p>
    <w:p w14:paraId="1E02FA30" w14:textId="77777777" w:rsidR="00254258" w:rsidRPr="00254258" w:rsidRDefault="00304EF3">
      <w:pPr>
        <w:rPr>
          <w:rFonts w:ascii="Times New Roman" w:hAnsi="Times New Roman" w:cs="Times New Roman"/>
          <w:b/>
          <w:bCs/>
          <w:color w:val="0B0B0B"/>
          <w:shd w:val="clear" w:color="auto" w:fill="FFFFFF"/>
          <w:rPrChange w:id="141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13" w:author="Aarati AD" w:date="2023-04-06T10:12:00Z">
            <w:rPr>
              <w:rFonts w:ascii="Open Sans" w:hAnsi="Open Sans" w:cs="Open Sans"/>
              <w:b/>
              <w:bCs/>
              <w:color w:val="0B0B0B"/>
              <w:shd w:val="clear" w:color="auto" w:fill="FFFFFF"/>
            </w:rPr>
          </w:rPrChange>
        </w:rPr>
        <w:t>SELECT s.name rep_name, r.name region_name, SUM(o.total_amt_usd) total_amt</w:t>
      </w:r>
    </w:p>
    <w:p w14:paraId="7344C6A5" w14:textId="77777777" w:rsidR="00254258" w:rsidRPr="00254258" w:rsidRDefault="00304EF3">
      <w:pPr>
        <w:rPr>
          <w:rFonts w:ascii="Times New Roman" w:hAnsi="Times New Roman" w:cs="Times New Roman"/>
          <w:b/>
          <w:bCs/>
          <w:color w:val="0B0B0B"/>
          <w:shd w:val="clear" w:color="auto" w:fill="FFFFFF"/>
          <w:rPrChange w:id="141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15" w:author="Aarati AD" w:date="2023-04-06T10:12:00Z">
            <w:rPr>
              <w:rFonts w:ascii="Open Sans" w:hAnsi="Open Sans" w:cs="Open Sans"/>
              <w:b/>
              <w:bCs/>
              <w:color w:val="0B0B0B"/>
              <w:shd w:val="clear" w:color="auto" w:fill="FFFFFF"/>
            </w:rPr>
          </w:rPrChange>
        </w:rPr>
        <w:lastRenderedPageBreak/>
        <w:t xml:space="preserve">      FROM sales_reps s</w:t>
      </w:r>
    </w:p>
    <w:p w14:paraId="3085A586" w14:textId="77777777" w:rsidR="00254258" w:rsidRPr="00254258" w:rsidRDefault="00304EF3">
      <w:pPr>
        <w:rPr>
          <w:rFonts w:ascii="Times New Roman" w:hAnsi="Times New Roman" w:cs="Times New Roman"/>
          <w:b/>
          <w:bCs/>
          <w:color w:val="0B0B0B"/>
          <w:shd w:val="clear" w:color="auto" w:fill="FFFFFF"/>
          <w:rPrChange w:id="141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17" w:author="Aarati AD" w:date="2023-04-06T10:12:00Z">
            <w:rPr>
              <w:rFonts w:ascii="Open Sans" w:hAnsi="Open Sans" w:cs="Open Sans"/>
              <w:b/>
              <w:bCs/>
              <w:color w:val="0B0B0B"/>
              <w:shd w:val="clear" w:color="auto" w:fill="FFFFFF"/>
            </w:rPr>
          </w:rPrChange>
        </w:rPr>
        <w:t xml:space="preserve">      JOIN accounts a</w:t>
      </w:r>
    </w:p>
    <w:p w14:paraId="122BC9A5" w14:textId="77777777" w:rsidR="00254258" w:rsidRPr="00254258" w:rsidRDefault="00304EF3">
      <w:pPr>
        <w:rPr>
          <w:rFonts w:ascii="Times New Roman" w:hAnsi="Times New Roman" w:cs="Times New Roman"/>
          <w:b/>
          <w:bCs/>
          <w:color w:val="0B0B0B"/>
          <w:shd w:val="clear" w:color="auto" w:fill="FFFFFF"/>
          <w:rPrChange w:id="141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19" w:author="Aarati AD" w:date="2023-04-06T10:12:00Z">
            <w:rPr>
              <w:rFonts w:ascii="Open Sans" w:hAnsi="Open Sans" w:cs="Open Sans"/>
              <w:b/>
              <w:bCs/>
              <w:color w:val="0B0B0B"/>
              <w:shd w:val="clear" w:color="auto" w:fill="FFFFFF"/>
            </w:rPr>
          </w:rPrChange>
        </w:rPr>
        <w:t xml:space="preserve">      ON a.sales_rep_id = s.id</w:t>
      </w:r>
    </w:p>
    <w:p w14:paraId="34E368C1" w14:textId="77777777" w:rsidR="00254258" w:rsidRPr="00254258" w:rsidRDefault="00304EF3">
      <w:pPr>
        <w:rPr>
          <w:rFonts w:ascii="Times New Roman" w:hAnsi="Times New Roman" w:cs="Times New Roman"/>
          <w:b/>
          <w:bCs/>
          <w:color w:val="0B0B0B"/>
          <w:shd w:val="clear" w:color="auto" w:fill="FFFFFF"/>
          <w:rPrChange w:id="142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21" w:author="Aarati AD" w:date="2023-04-06T10:12:00Z">
            <w:rPr>
              <w:rFonts w:ascii="Open Sans" w:hAnsi="Open Sans" w:cs="Open Sans"/>
              <w:b/>
              <w:bCs/>
              <w:color w:val="0B0B0B"/>
              <w:shd w:val="clear" w:color="auto" w:fill="FFFFFF"/>
            </w:rPr>
          </w:rPrChange>
        </w:rPr>
        <w:t xml:space="preserve">      JOIN orders o</w:t>
      </w:r>
    </w:p>
    <w:p w14:paraId="1336753B" w14:textId="77777777" w:rsidR="00254258" w:rsidRPr="00254258" w:rsidRDefault="00304EF3">
      <w:pPr>
        <w:rPr>
          <w:rFonts w:ascii="Times New Roman" w:hAnsi="Times New Roman" w:cs="Times New Roman"/>
          <w:b/>
          <w:bCs/>
          <w:color w:val="0B0B0B"/>
          <w:shd w:val="clear" w:color="auto" w:fill="FFFFFF"/>
          <w:rPrChange w:id="142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23" w:author="Aarati AD" w:date="2023-04-06T10:12:00Z">
            <w:rPr>
              <w:rFonts w:ascii="Open Sans" w:hAnsi="Open Sans" w:cs="Open Sans"/>
              <w:b/>
              <w:bCs/>
              <w:color w:val="0B0B0B"/>
              <w:shd w:val="clear" w:color="auto" w:fill="FFFFFF"/>
            </w:rPr>
          </w:rPrChange>
        </w:rPr>
        <w:t xml:space="preserve">      ON o.account_id = a.id</w:t>
      </w:r>
    </w:p>
    <w:p w14:paraId="2B3C05FE" w14:textId="77777777" w:rsidR="00254258" w:rsidRPr="00254258" w:rsidRDefault="00304EF3">
      <w:pPr>
        <w:rPr>
          <w:rFonts w:ascii="Times New Roman" w:hAnsi="Times New Roman" w:cs="Times New Roman"/>
          <w:b/>
          <w:bCs/>
          <w:color w:val="0B0B0B"/>
          <w:shd w:val="clear" w:color="auto" w:fill="FFFFFF"/>
          <w:rPrChange w:id="142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25" w:author="Aarati AD" w:date="2023-04-06T10:12:00Z">
            <w:rPr>
              <w:rFonts w:ascii="Open Sans" w:hAnsi="Open Sans" w:cs="Open Sans"/>
              <w:b/>
              <w:bCs/>
              <w:color w:val="0B0B0B"/>
              <w:shd w:val="clear" w:color="auto" w:fill="FFFFFF"/>
            </w:rPr>
          </w:rPrChange>
        </w:rPr>
        <w:t xml:space="preserve">      JOIN region r</w:t>
      </w:r>
    </w:p>
    <w:p w14:paraId="38BEA589" w14:textId="77777777" w:rsidR="00254258" w:rsidRPr="00254258" w:rsidRDefault="00304EF3">
      <w:pPr>
        <w:rPr>
          <w:rFonts w:ascii="Times New Roman" w:hAnsi="Times New Roman" w:cs="Times New Roman"/>
          <w:b/>
          <w:bCs/>
          <w:color w:val="0B0B0B"/>
          <w:shd w:val="clear" w:color="auto" w:fill="FFFFFF"/>
          <w:rPrChange w:id="142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27" w:author="Aarati AD" w:date="2023-04-06T10:12:00Z">
            <w:rPr>
              <w:rFonts w:ascii="Open Sans" w:hAnsi="Open Sans" w:cs="Open Sans"/>
              <w:b/>
              <w:bCs/>
              <w:color w:val="0B0B0B"/>
              <w:shd w:val="clear" w:color="auto" w:fill="FFFFFF"/>
            </w:rPr>
          </w:rPrChange>
        </w:rPr>
        <w:t xml:space="preserve">      ON r.id = s.region_id</w:t>
      </w:r>
    </w:p>
    <w:p w14:paraId="04E13E75" w14:textId="77777777" w:rsidR="00254258" w:rsidRPr="00254258" w:rsidRDefault="00304EF3">
      <w:pPr>
        <w:rPr>
          <w:rFonts w:ascii="Times New Roman" w:hAnsi="Times New Roman" w:cs="Times New Roman"/>
          <w:b/>
          <w:bCs/>
          <w:color w:val="0B0B0B"/>
          <w:shd w:val="clear" w:color="auto" w:fill="FFFFFF"/>
          <w:rPrChange w:id="142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29" w:author="Aarati AD" w:date="2023-04-06T10:12:00Z">
            <w:rPr>
              <w:rFonts w:ascii="Open Sans" w:hAnsi="Open Sans" w:cs="Open Sans"/>
              <w:b/>
              <w:bCs/>
              <w:color w:val="0B0B0B"/>
              <w:shd w:val="clear" w:color="auto" w:fill="FFFFFF"/>
            </w:rPr>
          </w:rPrChange>
        </w:rPr>
        <w:t xml:space="preserve">      GROUP BY 1,2</w:t>
      </w:r>
    </w:p>
    <w:p w14:paraId="5025BF22" w14:textId="77777777" w:rsidR="00254258" w:rsidRPr="00254258" w:rsidRDefault="00304EF3">
      <w:pPr>
        <w:rPr>
          <w:rFonts w:ascii="Times New Roman" w:hAnsi="Times New Roman" w:cs="Times New Roman"/>
          <w:b/>
          <w:bCs/>
          <w:color w:val="0B0B0B"/>
          <w:shd w:val="clear" w:color="auto" w:fill="FFFFFF"/>
          <w:rPrChange w:id="143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31" w:author="Aarati AD" w:date="2023-04-06T10:12:00Z">
            <w:rPr>
              <w:rFonts w:ascii="Open Sans" w:hAnsi="Open Sans" w:cs="Open Sans"/>
              <w:b/>
              <w:bCs/>
              <w:color w:val="0B0B0B"/>
              <w:shd w:val="clear" w:color="auto" w:fill="FFFFFF"/>
            </w:rPr>
          </w:rPrChange>
        </w:rPr>
        <w:t xml:space="preserve">      ORDER BY 3 DESC),</w:t>
      </w:r>
    </w:p>
    <w:p w14:paraId="532250C5" w14:textId="77777777" w:rsidR="00254258" w:rsidRPr="00254258" w:rsidRDefault="00304EF3">
      <w:pPr>
        <w:rPr>
          <w:rFonts w:ascii="Times New Roman" w:hAnsi="Times New Roman" w:cs="Times New Roman"/>
          <w:b/>
          <w:bCs/>
          <w:color w:val="0B0B0B"/>
          <w:u w:val="single"/>
          <w:shd w:val="clear" w:color="auto" w:fill="FFFFFF"/>
          <w:rPrChange w:id="1432" w:author="Aarati AD" w:date="2023-04-06T10:12:00Z">
            <w:rPr>
              <w:rFonts w:ascii="Open Sans" w:hAnsi="Open Sans" w:cs="Open Sans"/>
              <w:b/>
              <w:bCs/>
              <w:color w:val="0B0B0B"/>
              <w:u w:val="single"/>
              <w:shd w:val="clear" w:color="auto" w:fill="FFFFFF"/>
            </w:rPr>
          </w:rPrChange>
        </w:rPr>
      </w:pPr>
      <w:r>
        <w:rPr>
          <w:rFonts w:ascii="Times New Roman" w:hAnsi="Times New Roman" w:cs="Times New Roman"/>
          <w:b/>
          <w:bCs/>
          <w:color w:val="0B0B0B"/>
          <w:u w:val="single"/>
          <w:shd w:val="clear" w:color="auto" w:fill="FFFFFF"/>
          <w:rPrChange w:id="1433" w:author="Aarati AD" w:date="2023-04-06T10:12:00Z">
            <w:rPr>
              <w:rFonts w:ascii="Open Sans" w:hAnsi="Open Sans" w:cs="Open Sans"/>
              <w:b/>
              <w:bCs/>
              <w:color w:val="0B0B0B"/>
              <w:u w:val="single"/>
              <w:shd w:val="clear" w:color="auto" w:fill="FFFFFF"/>
            </w:rPr>
          </w:rPrChange>
        </w:rPr>
        <w:t>)</w:t>
      </w:r>
    </w:p>
    <w:p w14:paraId="6681721A" w14:textId="77777777" w:rsidR="00254258" w:rsidRPr="00254258" w:rsidRDefault="00304EF3">
      <w:pPr>
        <w:rPr>
          <w:rFonts w:ascii="Times New Roman" w:hAnsi="Times New Roman" w:cs="Times New Roman"/>
          <w:b/>
          <w:bCs/>
          <w:color w:val="0B0B0B"/>
          <w:shd w:val="clear" w:color="auto" w:fill="FFFFFF"/>
          <w:rPrChange w:id="143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35" w:author="Aarati AD" w:date="2023-04-06T10:12:00Z">
            <w:rPr>
              <w:rFonts w:ascii="Open Sans" w:hAnsi="Open Sans" w:cs="Open Sans"/>
              <w:b/>
              <w:bCs/>
              <w:color w:val="0B0B0B"/>
              <w:shd w:val="clear" w:color="auto" w:fill="FFFFFF"/>
            </w:rPr>
          </w:rPrChange>
        </w:rPr>
        <w:t>As t2 (</w:t>
      </w:r>
    </w:p>
    <w:p w14:paraId="0F0335CD" w14:textId="77777777" w:rsidR="00254258" w:rsidRPr="00254258" w:rsidRDefault="00304EF3">
      <w:pPr>
        <w:rPr>
          <w:rFonts w:ascii="Times New Roman" w:hAnsi="Times New Roman" w:cs="Times New Roman"/>
          <w:b/>
          <w:bCs/>
          <w:color w:val="0B0B0B"/>
          <w:shd w:val="clear" w:color="auto" w:fill="FFFFFF"/>
          <w:rPrChange w:id="143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37" w:author="Aarati AD" w:date="2023-04-06T10:12:00Z">
            <w:rPr>
              <w:rFonts w:ascii="Open Sans" w:hAnsi="Open Sans" w:cs="Open Sans"/>
              <w:b/>
              <w:bCs/>
              <w:color w:val="0B0B0B"/>
              <w:shd w:val="clear" w:color="auto" w:fill="FFFFFF"/>
            </w:rPr>
          </w:rPrChange>
        </w:rPr>
        <w:t>SELECT region_name, MAX(total_amt) total_amt</w:t>
      </w:r>
    </w:p>
    <w:p w14:paraId="0933B199" w14:textId="77777777" w:rsidR="00254258" w:rsidRPr="00254258" w:rsidRDefault="00304EF3">
      <w:pPr>
        <w:rPr>
          <w:rFonts w:ascii="Times New Roman" w:hAnsi="Times New Roman" w:cs="Times New Roman"/>
          <w:b/>
          <w:bCs/>
          <w:color w:val="0B0B0B"/>
          <w:shd w:val="clear" w:color="auto" w:fill="FFFFFF"/>
          <w:rPrChange w:id="143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39" w:author="Aarati AD" w:date="2023-04-06T10:12:00Z">
            <w:rPr>
              <w:rFonts w:ascii="Open Sans" w:hAnsi="Open Sans" w:cs="Open Sans"/>
              <w:b/>
              <w:bCs/>
              <w:color w:val="0B0B0B"/>
              <w:shd w:val="clear" w:color="auto" w:fill="FFFFFF"/>
            </w:rPr>
          </w:rPrChange>
        </w:rPr>
        <w:t xml:space="preserve">      FROM t1</w:t>
      </w:r>
    </w:p>
    <w:p w14:paraId="1F30EFEF" w14:textId="77777777" w:rsidR="00254258" w:rsidRPr="00254258" w:rsidRDefault="00304EF3">
      <w:pPr>
        <w:rPr>
          <w:rFonts w:ascii="Times New Roman" w:hAnsi="Times New Roman" w:cs="Times New Roman"/>
          <w:b/>
          <w:bCs/>
          <w:color w:val="0B0B0B"/>
          <w:shd w:val="clear" w:color="auto" w:fill="FFFFFF"/>
          <w:rPrChange w:id="144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41" w:author="Aarati AD" w:date="2023-04-06T10:12:00Z">
            <w:rPr>
              <w:rFonts w:ascii="Open Sans" w:hAnsi="Open Sans" w:cs="Open Sans"/>
              <w:b/>
              <w:bCs/>
              <w:color w:val="0B0B0B"/>
              <w:shd w:val="clear" w:color="auto" w:fill="FFFFFF"/>
            </w:rPr>
          </w:rPrChange>
        </w:rPr>
        <w:t xml:space="preserve">      GROUP BY 1</w:t>
      </w:r>
    </w:p>
    <w:p w14:paraId="337163E4" w14:textId="77777777" w:rsidR="00254258" w:rsidRPr="00254258" w:rsidRDefault="00304EF3">
      <w:pPr>
        <w:rPr>
          <w:rFonts w:ascii="Times New Roman" w:hAnsi="Times New Roman" w:cs="Times New Roman"/>
          <w:b/>
          <w:bCs/>
          <w:color w:val="0B0B0B"/>
          <w:u w:val="single"/>
          <w:shd w:val="clear" w:color="auto" w:fill="FFFFFF"/>
          <w:rPrChange w:id="1442" w:author="Aarati AD" w:date="2023-04-06T10:12:00Z">
            <w:rPr>
              <w:rFonts w:ascii="Open Sans" w:hAnsi="Open Sans" w:cs="Open Sans"/>
              <w:b/>
              <w:bCs/>
              <w:color w:val="0B0B0B"/>
              <w:u w:val="single"/>
              <w:shd w:val="clear" w:color="auto" w:fill="FFFFFF"/>
            </w:rPr>
          </w:rPrChange>
        </w:rPr>
      </w:pPr>
      <w:r>
        <w:rPr>
          <w:rFonts w:ascii="Times New Roman" w:hAnsi="Times New Roman" w:cs="Times New Roman"/>
          <w:b/>
          <w:bCs/>
          <w:color w:val="0B0B0B"/>
          <w:u w:val="single"/>
          <w:shd w:val="clear" w:color="auto" w:fill="FFFFFF"/>
          <w:rPrChange w:id="1443" w:author="Aarati AD" w:date="2023-04-06T10:12:00Z">
            <w:rPr>
              <w:rFonts w:ascii="Open Sans" w:hAnsi="Open Sans" w:cs="Open Sans"/>
              <w:b/>
              <w:bCs/>
              <w:color w:val="0B0B0B"/>
              <w:u w:val="single"/>
              <w:shd w:val="clear" w:color="auto" w:fill="FFFFFF"/>
            </w:rPr>
          </w:rPrChange>
        </w:rPr>
        <w:t>)</w:t>
      </w:r>
    </w:p>
    <w:p w14:paraId="2011E0EC" w14:textId="77777777" w:rsidR="00254258" w:rsidRPr="00254258" w:rsidRDefault="00304EF3">
      <w:pPr>
        <w:rPr>
          <w:rFonts w:ascii="Times New Roman" w:hAnsi="Times New Roman" w:cs="Times New Roman"/>
          <w:b/>
          <w:bCs/>
          <w:color w:val="0B0B0B"/>
          <w:shd w:val="clear" w:color="auto" w:fill="FFFFFF"/>
          <w:rPrChange w:id="144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45" w:author="Aarati AD" w:date="2023-04-06T10:12:00Z">
            <w:rPr>
              <w:rFonts w:ascii="Open Sans" w:hAnsi="Open Sans" w:cs="Open Sans"/>
              <w:b/>
              <w:bCs/>
              <w:color w:val="0B0B0B"/>
              <w:shd w:val="clear" w:color="auto" w:fill="FFFFFF"/>
            </w:rPr>
          </w:rPrChange>
        </w:rPr>
        <w:t>SELECT t1.rep_name, t1.region_name, t1.total_amt</w:t>
      </w:r>
    </w:p>
    <w:p w14:paraId="68EE6EF6" w14:textId="77777777" w:rsidR="00254258" w:rsidRPr="00254258" w:rsidRDefault="00304EF3">
      <w:pPr>
        <w:rPr>
          <w:rFonts w:ascii="Times New Roman" w:hAnsi="Times New Roman" w:cs="Times New Roman"/>
          <w:b/>
          <w:bCs/>
          <w:color w:val="0B0B0B"/>
          <w:shd w:val="clear" w:color="auto" w:fill="FFFFFF"/>
          <w:rPrChange w:id="144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47" w:author="Aarati AD" w:date="2023-04-06T10:12:00Z">
            <w:rPr>
              <w:rFonts w:ascii="Open Sans" w:hAnsi="Open Sans" w:cs="Open Sans"/>
              <w:b/>
              <w:bCs/>
              <w:color w:val="0B0B0B"/>
              <w:shd w:val="clear" w:color="auto" w:fill="FFFFFF"/>
            </w:rPr>
          </w:rPrChange>
        </w:rPr>
        <w:t>FROM t1</w:t>
      </w:r>
    </w:p>
    <w:p w14:paraId="1E23BA2C" w14:textId="77777777" w:rsidR="00254258" w:rsidRPr="00254258" w:rsidRDefault="00304EF3">
      <w:pPr>
        <w:rPr>
          <w:rFonts w:ascii="Times New Roman" w:hAnsi="Times New Roman" w:cs="Times New Roman"/>
          <w:b/>
          <w:bCs/>
          <w:color w:val="0B0B0B"/>
          <w:shd w:val="clear" w:color="auto" w:fill="FFFFFF"/>
          <w:rPrChange w:id="144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49" w:author="Aarati AD" w:date="2023-04-06T10:12:00Z">
            <w:rPr>
              <w:rFonts w:ascii="Open Sans" w:hAnsi="Open Sans" w:cs="Open Sans"/>
              <w:b/>
              <w:bCs/>
              <w:color w:val="0B0B0B"/>
              <w:shd w:val="clear" w:color="auto" w:fill="FFFFFF"/>
            </w:rPr>
          </w:rPrChange>
        </w:rPr>
        <w:t>JOIN t2</w:t>
      </w:r>
    </w:p>
    <w:p w14:paraId="5BA9E58D" w14:textId="77777777" w:rsidR="00254258" w:rsidRPr="00254258" w:rsidRDefault="00304EF3">
      <w:pPr>
        <w:rPr>
          <w:rFonts w:ascii="Times New Roman" w:hAnsi="Times New Roman" w:cs="Times New Roman"/>
          <w:b/>
          <w:bCs/>
          <w:color w:val="0B0B0B"/>
          <w:shd w:val="clear" w:color="auto" w:fill="FFFFFF"/>
          <w:rPrChange w:id="145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451" w:author="Aarati AD" w:date="2023-04-06T10:12:00Z">
            <w:rPr>
              <w:rFonts w:ascii="Open Sans" w:hAnsi="Open Sans" w:cs="Open Sans"/>
              <w:b/>
              <w:bCs/>
              <w:color w:val="0B0B0B"/>
              <w:shd w:val="clear" w:color="auto" w:fill="FFFFFF"/>
            </w:rPr>
          </w:rPrChange>
        </w:rPr>
        <w:t>ON t1.region_name = t2.region_name AND t1.total_amt = t2.total_amt;</w:t>
      </w:r>
    </w:p>
    <w:p w14:paraId="1FD83B93" w14:textId="77777777" w:rsidR="00254258" w:rsidRPr="00254258" w:rsidRDefault="00304EF3">
      <w:pPr>
        <w:rPr>
          <w:rFonts w:ascii="Times New Roman" w:hAnsi="Times New Roman" w:cs="Times New Roman"/>
          <w:color w:val="0B0B0B"/>
          <w:shd w:val="clear" w:color="auto" w:fill="FFFFFF"/>
          <w:rPrChange w:id="145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453" w:author="Aarati AD" w:date="2023-04-06T10:12:00Z">
            <w:rPr>
              <w:rFonts w:ascii="Open Sans" w:hAnsi="Open Sans" w:cs="Open Sans"/>
              <w:color w:val="0B0B0B"/>
              <w:shd w:val="clear" w:color="auto" w:fill="FFFFFF"/>
            </w:rPr>
          </w:rPrChange>
        </w:rPr>
        <w:t>------------------------------------------------------------------------------------------------------------------------------------2.</w:t>
      </w:r>
      <w:r>
        <w:rPr>
          <w:rFonts w:ascii="Times New Roman" w:hAnsi="Times New Roman" w:cs="Times New Roman"/>
          <w:color w:val="0B0B0B"/>
          <w:sz w:val="24"/>
          <w:szCs w:val="24"/>
          <w:rPrChange w:id="1454" w:author="Aarati AD" w:date="2023-04-06T10:12:00Z">
            <w:rPr>
              <w:rFonts w:ascii="Open Sans" w:hAnsi="Open Sans" w:cs="Open Sans"/>
              <w:color w:val="0B0B0B"/>
              <w:sz w:val="24"/>
              <w:szCs w:val="24"/>
            </w:rPr>
          </w:rPrChange>
        </w:rPr>
        <w:t>For the region with the largest sales </w:t>
      </w:r>
      <w:r>
        <w:rPr>
          <w:rStyle w:val="Strong"/>
          <w:rFonts w:ascii="Times New Roman" w:hAnsi="Times New Roman" w:cs="Times New Roman"/>
          <w:color w:val="0B0B0B"/>
          <w:sz w:val="24"/>
          <w:szCs w:val="24"/>
          <w:bdr w:val="single" w:sz="2" w:space="0" w:color="auto"/>
          <w:rPrChange w:id="1455" w:author="Aarati AD" w:date="2023-04-06T10:12:00Z">
            <w:rPr>
              <w:rStyle w:val="Strong"/>
              <w:rFonts w:ascii="Open Sans" w:hAnsi="Open Sans" w:cs="Open Sans"/>
              <w:color w:val="0B0B0B"/>
              <w:sz w:val="24"/>
              <w:szCs w:val="24"/>
              <w:bdr w:val="single" w:sz="2" w:space="0" w:color="auto"/>
            </w:rPr>
          </w:rPrChange>
        </w:rPr>
        <w:t>total_amt_usd</w:t>
      </w:r>
      <w:r>
        <w:rPr>
          <w:rFonts w:ascii="Times New Roman" w:hAnsi="Times New Roman" w:cs="Times New Roman"/>
          <w:color w:val="0B0B0B"/>
          <w:sz w:val="24"/>
          <w:szCs w:val="24"/>
          <w:rPrChange w:id="1456" w:author="Aarati AD" w:date="2023-04-06T10:12:00Z">
            <w:rPr>
              <w:rFonts w:ascii="Open Sans" w:hAnsi="Open Sans" w:cs="Open Sans"/>
              <w:color w:val="0B0B0B"/>
              <w:sz w:val="24"/>
              <w:szCs w:val="24"/>
            </w:rPr>
          </w:rPrChange>
        </w:rPr>
        <w:t>, how many </w:t>
      </w:r>
      <w:r>
        <w:rPr>
          <w:rStyle w:val="Strong"/>
          <w:rFonts w:ascii="Times New Roman" w:hAnsi="Times New Roman" w:cs="Times New Roman"/>
          <w:color w:val="0B0B0B"/>
          <w:sz w:val="24"/>
          <w:szCs w:val="24"/>
          <w:bdr w:val="single" w:sz="2" w:space="0" w:color="auto"/>
          <w:rPrChange w:id="1457" w:author="Aarati AD" w:date="2023-04-06T10:12:00Z">
            <w:rPr>
              <w:rStyle w:val="Strong"/>
              <w:rFonts w:ascii="Open Sans" w:hAnsi="Open Sans" w:cs="Open Sans"/>
              <w:color w:val="0B0B0B"/>
              <w:sz w:val="24"/>
              <w:szCs w:val="24"/>
              <w:bdr w:val="single" w:sz="2" w:space="0" w:color="auto"/>
            </w:rPr>
          </w:rPrChange>
        </w:rPr>
        <w:t>total</w:t>
      </w:r>
      <w:r>
        <w:rPr>
          <w:rFonts w:ascii="Times New Roman" w:hAnsi="Times New Roman" w:cs="Times New Roman"/>
          <w:color w:val="0B0B0B"/>
          <w:sz w:val="24"/>
          <w:szCs w:val="24"/>
          <w:rPrChange w:id="1458" w:author="Aarati AD" w:date="2023-04-06T10:12:00Z">
            <w:rPr>
              <w:rFonts w:ascii="Open Sans" w:hAnsi="Open Sans" w:cs="Open Sans"/>
              <w:color w:val="0B0B0B"/>
              <w:sz w:val="24"/>
              <w:szCs w:val="24"/>
            </w:rPr>
          </w:rPrChange>
        </w:rPr>
        <w:t> orders were placed?</w:t>
      </w:r>
    </w:p>
    <w:p w14:paraId="457238B7"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5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60" w:author="Aarati AD" w:date="2023-04-06T10:12:00Z">
            <w:rPr>
              <w:rFonts w:ascii="Open Sans" w:hAnsi="Open Sans" w:cs="Open Sans"/>
              <w:color w:val="0B0B0B"/>
              <w:sz w:val="24"/>
              <w:szCs w:val="24"/>
              <w:shd w:val="clear" w:color="auto" w:fill="FFFFFF"/>
            </w:rPr>
          </w:rPrChange>
        </w:rPr>
        <w:t xml:space="preserve">With t1 AS </w:t>
      </w:r>
    </w:p>
    <w:p w14:paraId="49F694CE"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6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62" w:author="Aarati AD" w:date="2023-04-06T10:12:00Z">
            <w:rPr>
              <w:rFonts w:ascii="Open Sans" w:hAnsi="Open Sans" w:cs="Open Sans"/>
              <w:color w:val="0B0B0B"/>
              <w:sz w:val="24"/>
              <w:szCs w:val="24"/>
              <w:shd w:val="clear" w:color="auto" w:fill="FFFFFF"/>
            </w:rPr>
          </w:rPrChange>
        </w:rPr>
        <w:t>(</w:t>
      </w:r>
    </w:p>
    <w:p w14:paraId="13B771E3"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6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64" w:author="Aarati AD" w:date="2023-04-06T10:12:00Z">
            <w:rPr>
              <w:rFonts w:ascii="Open Sans" w:hAnsi="Open Sans" w:cs="Open Sans"/>
              <w:color w:val="0B0B0B"/>
              <w:sz w:val="24"/>
              <w:szCs w:val="24"/>
              <w:shd w:val="clear" w:color="auto" w:fill="FFFFFF"/>
            </w:rPr>
          </w:rPrChange>
        </w:rPr>
        <w:t xml:space="preserve">Select  r.name region_name , SUM(o.total_Amt_usd) total_Amt </w:t>
      </w:r>
    </w:p>
    <w:p w14:paraId="7F98DD24"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6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66" w:author="Aarati AD" w:date="2023-04-06T10:12:00Z">
            <w:rPr>
              <w:rFonts w:ascii="Open Sans" w:hAnsi="Open Sans" w:cs="Open Sans"/>
              <w:color w:val="0B0B0B"/>
              <w:sz w:val="24"/>
              <w:szCs w:val="24"/>
              <w:shd w:val="clear" w:color="auto" w:fill="FFFFFF"/>
            </w:rPr>
          </w:rPrChange>
        </w:rPr>
        <w:t>From sales_reps  s</w:t>
      </w:r>
    </w:p>
    <w:p w14:paraId="26689974"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6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68" w:author="Aarati AD" w:date="2023-04-06T10:12:00Z">
            <w:rPr>
              <w:rFonts w:ascii="Open Sans" w:hAnsi="Open Sans" w:cs="Open Sans"/>
              <w:color w:val="0B0B0B"/>
              <w:sz w:val="24"/>
              <w:szCs w:val="24"/>
              <w:shd w:val="clear" w:color="auto" w:fill="FFFFFF"/>
            </w:rPr>
          </w:rPrChange>
        </w:rPr>
        <w:t xml:space="preserve">Join accounts a </w:t>
      </w:r>
    </w:p>
    <w:p w14:paraId="15D3B5DC"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6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70" w:author="Aarati AD" w:date="2023-04-06T10:12:00Z">
            <w:rPr>
              <w:rFonts w:ascii="Open Sans" w:hAnsi="Open Sans" w:cs="Open Sans"/>
              <w:color w:val="0B0B0B"/>
              <w:sz w:val="24"/>
              <w:szCs w:val="24"/>
              <w:shd w:val="clear" w:color="auto" w:fill="FFFFFF"/>
            </w:rPr>
          </w:rPrChange>
        </w:rPr>
        <w:t xml:space="preserve">On a.sales_rep_id  = s.id </w:t>
      </w:r>
    </w:p>
    <w:p w14:paraId="75F46DAB"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7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72" w:author="Aarati AD" w:date="2023-04-06T10:12:00Z">
            <w:rPr>
              <w:rFonts w:ascii="Open Sans" w:hAnsi="Open Sans" w:cs="Open Sans"/>
              <w:color w:val="0B0B0B"/>
              <w:sz w:val="24"/>
              <w:szCs w:val="24"/>
              <w:shd w:val="clear" w:color="auto" w:fill="FFFFFF"/>
            </w:rPr>
          </w:rPrChange>
        </w:rPr>
        <w:t>Joins orders o</w:t>
      </w:r>
    </w:p>
    <w:p w14:paraId="3D203487"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7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74" w:author="Aarati AD" w:date="2023-04-06T10:12:00Z">
            <w:rPr>
              <w:rFonts w:ascii="Open Sans" w:hAnsi="Open Sans" w:cs="Open Sans"/>
              <w:color w:val="0B0B0B"/>
              <w:sz w:val="24"/>
              <w:szCs w:val="24"/>
              <w:shd w:val="clear" w:color="auto" w:fill="FFFFFF"/>
            </w:rPr>
          </w:rPrChange>
        </w:rPr>
        <w:t xml:space="preserve">On o.account_id = a.id </w:t>
      </w:r>
    </w:p>
    <w:p w14:paraId="178BFF2E"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7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76" w:author="Aarati AD" w:date="2023-04-06T10:12:00Z">
            <w:rPr>
              <w:rFonts w:ascii="Open Sans" w:hAnsi="Open Sans" w:cs="Open Sans"/>
              <w:color w:val="0B0B0B"/>
              <w:sz w:val="24"/>
              <w:szCs w:val="24"/>
              <w:shd w:val="clear" w:color="auto" w:fill="FFFFFF"/>
            </w:rPr>
          </w:rPrChange>
        </w:rPr>
        <w:t xml:space="preserve">Join region r </w:t>
      </w:r>
    </w:p>
    <w:p w14:paraId="70C93CE8"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7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78" w:author="Aarati AD" w:date="2023-04-06T10:12:00Z">
            <w:rPr>
              <w:rFonts w:ascii="Open Sans" w:hAnsi="Open Sans" w:cs="Open Sans"/>
              <w:color w:val="0B0B0B"/>
              <w:sz w:val="24"/>
              <w:szCs w:val="24"/>
              <w:shd w:val="clear" w:color="auto" w:fill="FFFFFF"/>
            </w:rPr>
          </w:rPrChange>
        </w:rPr>
        <w:t xml:space="preserve">On r,id = s.region _id </w:t>
      </w:r>
    </w:p>
    <w:p w14:paraId="73328F22"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7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80" w:author="Aarati AD" w:date="2023-04-06T10:12:00Z">
            <w:rPr>
              <w:rFonts w:ascii="Open Sans" w:hAnsi="Open Sans" w:cs="Open Sans"/>
              <w:color w:val="0B0B0B"/>
              <w:sz w:val="24"/>
              <w:szCs w:val="24"/>
              <w:shd w:val="clear" w:color="auto" w:fill="FFFFFF"/>
            </w:rPr>
          </w:rPrChange>
        </w:rPr>
        <w:t xml:space="preserve">Group by r.name </w:t>
      </w:r>
    </w:p>
    <w:p w14:paraId="75A9F91E"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8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82" w:author="Aarati AD" w:date="2023-04-06T10:12:00Z">
            <w:rPr>
              <w:rFonts w:ascii="Open Sans" w:hAnsi="Open Sans" w:cs="Open Sans"/>
              <w:color w:val="0B0B0B"/>
              <w:sz w:val="24"/>
              <w:szCs w:val="24"/>
              <w:shd w:val="clear" w:color="auto" w:fill="FFFFFF"/>
            </w:rPr>
          </w:rPrChange>
        </w:rPr>
        <w:t>),</w:t>
      </w:r>
    </w:p>
    <w:p w14:paraId="14C6F826"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8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84" w:author="Aarati AD" w:date="2023-04-06T10:12:00Z">
            <w:rPr>
              <w:rFonts w:ascii="Open Sans" w:hAnsi="Open Sans" w:cs="Open Sans"/>
              <w:color w:val="0B0B0B"/>
              <w:sz w:val="24"/>
              <w:szCs w:val="24"/>
              <w:shd w:val="clear" w:color="auto" w:fill="FFFFFF"/>
            </w:rPr>
          </w:rPrChange>
        </w:rPr>
        <w:t>T2 AS(</w:t>
      </w:r>
    </w:p>
    <w:p w14:paraId="302A9436"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8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86" w:author="Aarati AD" w:date="2023-04-06T10:12:00Z">
            <w:rPr>
              <w:rFonts w:ascii="Open Sans" w:hAnsi="Open Sans" w:cs="Open Sans"/>
              <w:color w:val="0B0B0B"/>
              <w:sz w:val="24"/>
              <w:szCs w:val="24"/>
              <w:shd w:val="clear" w:color="auto" w:fill="FFFFFF"/>
            </w:rPr>
          </w:rPrChange>
        </w:rPr>
        <w:t>Select MAX (total_Amt)</w:t>
      </w:r>
    </w:p>
    <w:p w14:paraId="6C849D41"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8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88" w:author="Aarati AD" w:date="2023-04-06T10:12:00Z">
            <w:rPr>
              <w:rFonts w:ascii="Open Sans" w:hAnsi="Open Sans" w:cs="Open Sans"/>
              <w:color w:val="0B0B0B"/>
              <w:sz w:val="24"/>
              <w:szCs w:val="24"/>
              <w:shd w:val="clear" w:color="auto" w:fill="FFFFFF"/>
            </w:rPr>
          </w:rPrChange>
        </w:rPr>
        <w:lastRenderedPageBreak/>
        <w:t xml:space="preserve">From t1 </w:t>
      </w:r>
    </w:p>
    <w:p w14:paraId="3691A4F3"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8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90" w:author="Aarati AD" w:date="2023-04-06T10:12:00Z">
            <w:rPr>
              <w:rFonts w:ascii="Open Sans" w:hAnsi="Open Sans" w:cs="Open Sans"/>
              <w:color w:val="0B0B0B"/>
              <w:sz w:val="24"/>
              <w:szCs w:val="24"/>
              <w:shd w:val="clear" w:color="auto" w:fill="FFFFFF"/>
            </w:rPr>
          </w:rPrChange>
        </w:rPr>
        <w:t>)</w:t>
      </w:r>
    </w:p>
    <w:p w14:paraId="0C71CC22"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9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92" w:author="Aarati AD" w:date="2023-04-06T10:12:00Z">
            <w:rPr>
              <w:rFonts w:ascii="Open Sans" w:hAnsi="Open Sans" w:cs="Open Sans"/>
              <w:color w:val="0B0B0B"/>
              <w:sz w:val="24"/>
              <w:szCs w:val="24"/>
              <w:shd w:val="clear" w:color="auto" w:fill="FFFFFF"/>
            </w:rPr>
          </w:rPrChange>
        </w:rPr>
        <w:t xml:space="preserve">Select r.name, Count(o.total) total_orders </w:t>
      </w:r>
    </w:p>
    <w:p w14:paraId="04B0DD44"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9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94" w:author="Aarati AD" w:date="2023-04-06T10:12:00Z">
            <w:rPr>
              <w:rFonts w:ascii="Open Sans" w:hAnsi="Open Sans" w:cs="Open Sans"/>
              <w:color w:val="0B0B0B"/>
              <w:sz w:val="24"/>
              <w:szCs w:val="24"/>
              <w:shd w:val="clear" w:color="auto" w:fill="FFFFFF"/>
            </w:rPr>
          </w:rPrChange>
        </w:rPr>
        <w:t xml:space="preserve">From sales_reps s </w:t>
      </w:r>
    </w:p>
    <w:p w14:paraId="102533ED"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9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96" w:author="Aarati AD" w:date="2023-04-06T10:12:00Z">
            <w:rPr>
              <w:rFonts w:ascii="Open Sans" w:hAnsi="Open Sans" w:cs="Open Sans"/>
              <w:color w:val="0B0B0B"/>
              <w:sz w:val="24"/>
              <w:szCs w:val="24"/>
              <w:shd w:val="clear" w:color="auto" w:fill="FFFFFF"/>
            </w:rPr>
          </w:rPrChange>
        </w:rPr>
        <w:t>JOIN account a</w:t>
      </w:r>
    </w:p>
    <w:p w14:paraId="7E45C3BD"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9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498" w:author="Aarati AD" w:date="2023-04-06T10:12:00Z">
            <w:rPr>
              <w:rFonts w:ascii="Open Sans" w:hAnsi="Open Sans" w:cs="Open Sans"/>
              <w:color w:val="0B0B0B"/>
              <w:sz w:val="24"/>
              <w:szCs w:val="24"/>
              <w:shd w:val="clear" w:color="auto" w:fill="FFFFFF"/>
            </w:rPr>
          </w:rPrChange>
        </w:rPr>
        <w:t>ON a.sales_rep_id = s.id</w:t>
      </w:r>
    </w:p>
    <w:p w14:paraId="55733626"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49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00" w:author="Aarati AD" w:date="2023-04-06T10:12:00Z">
            <w:rPr>
              <w:rFonts w:ascii="Open Sans" w:hAnsi="Open Sans" w:cs="Open Sans"/>
              <w:color w:val="0B0B0B"/>
              <w:sz w:val="24"/>
              <w:szCs w:val="24"/>
              <w:shd w:val="clear" w:color="auto" w:fill="FFFFFF"/>
            </w:rPr>
          </w:rPrChange>
        </w:rPr>
        <w:t>JOIN orders o</w:t>
      </w:r>
    </w:p>
    <w:p w14:paraId="3FF13FD3"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50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02" w:author="Aarati AD" w:date="2023-04-06T10:12:00Z">
            <w:rPr>
              <w:rFonts w:ascii="Open Sans" w:hAnsi="Open Sans" w:cs="Open Sans"/>
              <w:color w:val="0B0B0B"/>
              <w:sz w:val="24"/>
              <w:szCs w:val="24"/>
              <w:shd w:val="clear" w:color="auto" w:fill="FFFFFF"/>
            </w:rPr>
          </w:rPrChange>
        </w:rPr>
        <w:t>ON o.account_id = a.id</w:t>
      </w:r>
    </w:p>
    <w:p w14:paraId="252A4A56"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50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04" w:author="Aarati AD" w:date="2023-04-06T10:12:00Z">
            <w:rPr>
              <w:rFonts w:ascii="Open Sans" w:hAnsi="Open Sans" w:cs="Open Sans"/>
              <w:color w:val="0B0B0B"/>
              <w:sz w:val="24"/>
              <w:szCs w:val="24"/>
              <w:shd w:val="clear" w:color="auto" w:fill="FFFFFF"/>
            </w:rPr>
          </w:rPrChange>
        </w:rPr>
        <w:t>JOIN region r</w:t>
      </w:r>
    </w:p>
    <w:p w14:paraId="6272800F"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50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06" w:author="Aarati AD" w:date="2023-04-06T10:12:00Z">
            <w:rPr>
              <w:rFonts w:ascii="Open Sans" w:hAnsi="Open Sans" w:cs="Open Sans"/>
              <w:color w:val="0B0B0B"/>
              <w:sz w:val="24"/>
              <w:szCs w:val="24"/>
              <w:shd w:val="clear" w:color="auto" w:fill="FFFFFF"/>
            </w:rPr>
          </w:rPrChange>
        </w:rPr>
        <w:t>ON r.id = s.region_id</w:t>
      </w:r>
    </w:p>
    <w:p w14:paraId="5DA7AFD7"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50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08" w:author="Aarati AD" w:date="2023-04-06T10:12:00Z">
            <w:rPr>
              <w:rFonts w:ascii="Open Sans" w:hAnsi="Open Sans" w:cs="Open Sans"/>
              <w:color w:val="0B0B0B"/>
              <w:sz w:val="24"/>
              <w:szCs w:val="24"/>
              <w:shd w:val="clear" w:color="auto" w:fill="FFFFFF"/>
            </w:rPr>
          </w:rPrChange>
        </w:rPr>
        <w:t xml:space="preserve">GROUP BY r.name </w:t>
      </w:r>
    </w:p>
    <w:p w14:paraId="0511B6A2" w14:textId="77777777" w:rsidR="00254258" w:rsidRPr="00254258" w:rsidRDefault="00304EF3">
      <w:pPr>
        <w:spacing w:after="0" w:line="240" w:lineRule="auto"/>
        <w:rPr>
          <w:rFonts w:ascii="Times New Roman" w:hAnsi="Times New Roman" w:cs="Times New Roman"/>
          <w:color w:val="0B0B0B"/>
          <w:sz w:val="24"/>
          <w:szCs w:val="24"/>
          <w:shd w:val="clear" w:color="auto" w:fill="FFFFFF"/>
          <w:rPrChange w:id="150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10" w:author="Aarati AD" w:date="2023-04-06T10:12:00Z">
            <w:rPr>
              <w:rFonts w:ascii="Open Sans" w:hAnsi="Open Sans" w:cs="Open Sans"/>
              <w:color w:val="0B0B0B"/>
              <w:sz w:val="24"/>
              <w:szCs w:val="24"/>
              <w:shd w:val="clear" w:color="auto" w:fill="FFFFFF"/>
            </w:rPr>
          </w:rPrChange>
        </w:rPr>
        <w:t>Having SUM(o.total_amt_usd) = (Select * from t2);</w:t>
      </w:r>
    </w:p>
    <w:p w14:paraId="13980B11" w14:textId="77777777" w:rsidR="00254258" w:rsidRPr="00254258" w:rsidRDefault="00254258">
      <w:pPr>
        <w:spacing w:after="0" w:line="240" w:lineRule="auto"/>
        <w:rPr>
          <w:rFonts w:ascii="Times New Roman" w:hAnsi="Times New Roman" w:cs="Times New Roman"/>
          <w:color w:val="0B0B0B"/>
          <w:sz w:val="24"/>
          <w:szCs w:val="24"/>
          <w:shd w:val="clear" w:color="auto" w:fill="FFFFFF"/>
          <w:rPrChange w:id="1511" w:author="Aarati AD" w:date="2023-04-06T10:12:00Z">
            <w:rPr>
              <w:rFonts w:ascii="Open Sans" w:hAnsi="Open Sans" w:cs="Open Sans"/>
              <w:color w:val="0B0B0B"/>
              <w:sz w:val="24"/>
              <w:szCs w:val="24"/>
              <w:shd w:val="clear" w:color="auto" w:fill="FFFFFF"/>
            </w:rPr>
          </w:rPrChange>
        </w:rPr>
      </w:pPr>
    </w:p>
    <w:p w14:paraId="4AED5714" w14:textId="77777777" w:rsidR="00254258" w:rsidRPr="00254258" w:rsidRDefault="00304EF3">
      <w:pPr>
        <w:rPr>
          <w:rFonts w:ascii="Times New Roman" w:hAnsi="Times New Roman" w:cs="Times New Roman"/>
          <w:b/>
          <w:bCs/>
          <w:color w:val="0B0B0B"/>
          <w:sz w:val="24"/>
          <w:szCs w:val="24"/>
          <w:shd w:val="clear" w:color="auto" w:fill="FFFFFF"/>
          <w:rPrChange w:id="1512"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513" w:author="Aarati AD" w:date="2023-04-06T10:12:00Z">
            <w:rPr>
              <w:rFonts w:ascii="Open Sans" w:hAnsi="Open Sans" w:cs="Open Sans"/>
              <w:b/>
              <w:bCs/>
              <w:color w:val="0B0B0B"/>
              <w:sz w:val="24"/>
              <w:szCs w:val="24"/>
              <w:shd w:val="clear" w:color="auto" w:fill="FFFFFF"/>
            </w:rPr>
          </w:rPrChange>
        </w:rPr>
        <w:t>For the account that purchased the most (in total over their lifetime as a customer) </w:t>
      </w:r>
      <w:r>
        <w:rPr>
          <w:rStyle w:val="Strong"/>
          <w:rFonts w:ascii="Times New Roman" w:hAnsi="Times New Roman" w:cs="Times New Roman"/>
          <w:b w:val="0"/>
          <w:bCs w:val="0"/>
          <w:color w:val="0B0B0B"/>
          <w:sz w:val="24"/>
          <w:szCs w:val="24"/>
          <w:bdr w:val="single" w:sz="2" w:space="0" w:color="auto"/>
          <w:shd w:val="clear" w:color="auto" w:fill="FFFFFF"/>
          <w:rPrChange w:id="1514"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standard_qty</w:t>
      </w:r>
      <w:r>
        <w:rPr>
          <w:rFonts w:ascii="Times New Roman" w:hAnsi="Times New Roman" w:cs="Times New Roman"/>
          <w:b/>
          <w:bCs/>
          <w:color w:val="0B0B0B"/>
          <w:sz w:val="24"/>
          <w:szCs w:val="24"/>
          <w:shd w:val="clear" w:color="auto" w:fill="FFFFFF"/>
          <w:rPrChange w:id="1515" w:author="Aarati AD" w:date="2023-04-06T10:12:00Z">
            <w:rPr>
              <w:rFonts w:ascii="Open Sans" w:hAnsi="Open Sans" w:cs="Open Sans"/>
              <w:b/>
              <w:bCs/>
              <w:color w:val="0B0B0B"/>
              <w:sz w:val="24"/>
              <w:szCs w:val="24"/>
              <w:shd w:val="clear" w:color="auto" w:fill="FFFFFF"/>
            </w:rPr>
          </w:rPrChange>
        </w:rPr>
        <w:t> paper, </w:t>
      </w:r>
      <w:r>
        <w:rPr>
          <w:rStyle w:val="Strong"/>
          <w:rFonts w:ascii="Times New Roman" w:hAnsi="Times New Roman" w:cs="Times New Roman"/>
          <w:b w:val="0"/>
          <w:bCs w:val="0"/>
          <w:color w:val="0B0B0B"/>
          <w:sz w:val="24"/>
          <w:szCs w:val="24"/>
          <w:bdr w:val="single" w:sz="2" w:space="0" w:color="auto"/>
          <w:shd w:val="clear" w:color="auto" w:fill="FFFFFF"/>
          <w:rPrChange w:id="1516"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how many accounts</w:t>
      </w:r>
      <w:r>
        <w:rPr>
          <w:rFonts w:ascii="Times New Roman" w:hAnsi="Times New Roman" w:cs="Times New Roman"/>
          <w:b/>
          <w:bCs/>
          <w:color w:val="0B0B0B"/>
          <w:sz w:val="24"/>
          <w:szCs w:val="24"/>
          <w:shd w:val="clear" w:color="auto" w:fill="FFFFFF"/>
          <w:rPrChange w:id="1517" w:author="Aarati AD" w:date="2023-04-06T10:12:00Z">
            <w:rPr>
              <w:rFonts w:ascii="Open Sans" w:hAnsi="Open Sans" w:cs="Open Sans"/>
              <w:b/>
              <w:bCs/>
              <w:color w:val="0B0B0B"/>
              <w:sz w:val="24"/>
              <w:szCs w:val="24"/>
              <w:shd w:val="clear" w:color="auto" w:fill="FFFFFF"/>
            </w:rPr>
          </w:rPrChange>
        </w:rPr>
        <w:t> still had more in </w:t>
      </w:r>
      <w:r>
        <w:rPr>
          <w:rStyle w:val="Strong"/>
          <w:rFonts w:ascii="Times New Roman" w:hAnsi="Times New Roman" w:cs="Times New Roman"/>
          <w:b w:val="0"/>
          <w:bCs w:val="0"/>
          <w:color w:val="0B0B0B"/>
          <w:sz w:val="24"/>
          <w:szCs w:val="24"/>
          <w:bdr w:val="single" w:sz="2" w:space="0" w:color="auto"/>
          <w:shd w:val="clear" w:color="auto" w:fill="FFFFFF"/>
          <w:rPrChange w:id="1518"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total</w:t>
      </w:r>
      <w:r>
        <w:rPr>
          <w:rFonts w:ascii="Times New Roman" w:hAnsi="Times New Roman" w:cs="Times New Roman"/>
          <w:b/>
          <w:bCs/>
          <w:color w:val="0B0B0B"/>
          <w:sz w:val="24"/>
          <w:szCs w:val="24"/>
          <w:shd w:val="clear" w:color="auto" w:fill="FFFFFF"/>
          <w:rPrChange w:id="1519" w:author="Aarati AD" w:date="2023-04-06T10:12:00Z">
            <w:rPr>
              <w:rFonts w:ascii="Open Sans" w:hAnsi="Open Sans" w:cs="Open Sans"/>
              <w:b/>
              <w:bCs/>
              <w:color w:val="0B0B0B"/>
              <w:sz w:val="24"/>
              <w:szCs w:val="24"/>
              <w:shd w:val="clear" w:color="auto" w:fill="FFFFFF"/>
            </w:rPr>
          </w:rPrChange>
        </w:rPr>
        <w:t> purchases?</w:t>
      </w:r>
    </w:p>
    <w:p w14:paraId="0E32742F" w14:textId="77777777" w:rsidR="00254258" w:rsidRPr="00254258" w:rsidRDefault="00254258">
      <w:pPr>
        <w:rPr>
          <w:rFonts w:ascii="Times New Roman" w:hAnsi="Times New Roman" w:cs="Times New Roman"/>
          <w:b/>
          <w:bCs/>
          <w:color w:val="0B0B0B"/>
          <w:sz w:val="24"/>
          <w:szCs w:val="24"/>
          <w:shd w:val="clear" w:color="auto" w:fill="FFFFFF"/>
          <w:rPrChange w:id="1520" w:author="Aarati AD" w:date="2023-04-06T10:12:00Z">
            <w:rPr>
              <w:rFonts w:ascii="Open Sans" w:hAnsi="Open Sans" w:cs="Open Sans"/>
              <w:b/>
              <w:bCs/>
              <w:color w:val="0B0B0B"/>
              <w:sz w:val="24"/>
              <w:szCs w:val="24"/>
              <w:shd w:val="clear" w:color="auto" w:fill="FFFFFF"/>
            </w:rPr>
          </w:rPrChange>
        </w:rPr>
      </w:pPr>
    </w:p>
    <w:p w14:paraId="409FE15A" w14:textId="77777777" w:rsidR="00254258" w:rsidRPr="00254258" w:rsidRDefault="00304EF3">
      <w:pPr>
        <w:rPr>
          <w:rFonts w:ascii="Times New Roman" w:hAnsi="Times New Roman" w:cs="Times New Roman"/>
          <w:b/>
          <w:bCs/>
          <w:color w:val="0B0B0B"/>
          <w:shd w:val="clear" w:color="auto" w:fill="FFFFFF"/>
          <w:rPrChange w:id="152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22" w:author="Aarati AD" w:date="2023-04-06T10:12:00Z">
            <w:rPr>
              <w:rFonts w:ascii="Open Sans" w:hAnsi="Open Sans" w:cs="Open Sans"/>
              <w:b/>
              <w:bCs/>
              <w:color w:val="0B0B0B"/>
              <w:shd w:val="clear" w:color="auto" w:fill="FFFFFF"/>
            </w:rPr>
          </w:rPrChange>
        </w:rPr>
        <w:t xml:space="preserve">With AS  t1 </w:t>
      </w:r>
    </w:p>
    <w:p w14:paraId="50950EF7" w14:textId="77777777" w:rsidR="00254258" w:rsidRPr="00254258" w:rsidRDefault="00304EF3">
      <w:pPr>
        <w:rPr>
          <w:rFonts w:ascii="Times New Roman" w:hAnsi="Times New Roman" w:cs="Times New Roman"/>
          <w:b/>
          <w:bCs/>
          <w:color w:val="0B0B0B"/>
          <w:shd w:val="clear" w:color="auto" w:fill="FFFFFF"/>
          <w:rPrChange w:id="152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24" w:author="Aarati AD" w:date="2023-04-06T10:12:00Z">
            <w:rPr>
              <w:rFonts w:ascii="Open Sans" w:hAnsi="Open Sans" w:cs="Open Sans"/>
              <w:b/>
              <w:bCs/>
              <w:color w:val="0B0B0B"/>
              <w:shd w:val="clear" w:color="auto" w:fill="FFFFFF"/>
            </w:rPr>
          </w:rPrChange>
        </w:rPr>
        <w:t>(</w:t>
      </w:r>
    </w:p>
    <w:p w14:paraId="016BE856" w14:textId="77777777" w:rsidR="00254258" w:rsidRPr="00254258" w:rsidRDefault="00304EF3">
      <w:pPr>
        <w:rPr>
          <w:rFonts w:ascii="Times New Roman" w:hAnsi="Times New Roman" w:cs="Times New Roman"/>
          <w:b/>
          <w:bCs/>
          <w:color w:val="0B0B0B"/>
          <w:shd w:val="clear" w:color="auto" w:fill="FFFFFF"/>
          <w:rPrChange w:id="152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26" w:author="Aarati AD" w:date="2023-04-06T10:12:00Z">
            <w:rPr>
              <w:rFonts w:ascii="Open Sans" w:hAnsi="Open Sans" w:cs="Open Sans"/>
              <w:b/>
              <w:bCs/>
              <w:color w:val="0B0B0B"/>
              <w:shd w:val="clear" w:color="auto" w:fill="FFFFFF"/>
            </w:rPr>
          </w:rPrChange>
        </w:rPr>
        <w:t xml:space="preserve">Select   a.name account_name,    sum(o.standard_qty)  std_amt , sum(o.total) sum_total </w:t>
      </w:r>
    </w:p>
    <w:p w14:paraId="23BCCD1D" w14:textId="77777777" w:rsidR="00254258" w:rsidRPr="00254258" w:rsidRDefault="00304EF3">
      <w:pPr>
        <w:rPr>
          <w:rFonts w:ascii="Times New Roman" w:hAnsi="Times New Roman" w:cs="Times New Roman"/>
          <w:b/>
          <w:bCs/>
          <w:color w:val="0B0B0B"/>
          <w:shd w:val="clear" w:color="auto" w:fill="FFFFFF"/>
          <w:rPrChange w:id="152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28" w:author="Aarati AD" w:date="2023-04-06T10:12:00Z">
            <w:rPr>
              <w:rFonts w:ascii="Open Sans" w:hAnsi="Open Sans" w:cs="Open Sans"/>
              <w:b/>
              <w:bCs/>
              <w:color w:val="0B0B0B"/>
              <w:shd w:val="clear" w:color="auto" w:fill="FFFFFF"/>
            </w:rPr>
          </w:rPrChange>
        </w:rPr>
        <w:t xml:space="preserve">From accounts a </w:t>
      </w:r>
    </w:p>
    <w:p w14:paraId="1D1588E9" w14:textId="77777777" w:rsidR="00254258" w:rsidRPr="00254258" w:rsidRDefault="00304EF3">
      <w:pPr>
        <w:rPr>
          <w:rFonts w:ascii="Times New Roman" w:hAnsi="Times New Roman" w:cs="Times New Roman"/>
          <w:b/>
          <w:bCs/>
          <w:color w:val="0B0B0B"/>
          <w:shd w:val="clear" w:color="auto" w:fill="FFFFFF"/>
          <w:rPrChange w:id="152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30" w:author="Aarati AD" w:date="2023-04-06T10:12:00Z">
            <w:rPr>
              <w:rFonts w:ascii="Open Sans" w:hAnsi="Open Sans" w:cs="Open Sans"/>
              <w:b/>
              <w:bCs/>
              <w:color w:val="0B0B0B"/>
              <w:shd w:val="clear" w:color="auto" w:fill="FFFFFF"/>
            </w:rPr>
          </w:rPrChange>
        </w:rPr>
        <w:t xml:space="preserve">Join orders o </w:t>
      </w:r>
    </w:p>
    <w:p w14:paraId="5E321A89" w14:textId="77777777" w:rsidR="00254258" w:rsidRPr="00254258" w:rsidRDefault="00304EF3">
      <w:pPr>
        <w:rPr>
          <w:rFonts w:ascii="Times New Roman" w:hAnsi="Times New Roman" w:cs="Times New Roman"/>
          <w:b/>
          <w:bCs/>
          <w:color w:val="0B0B0B"/>
          <w:shd w:val="clear" w:color="auto" w:fill="FFFFFF"/>
          <w:rPrChange w:id="1531"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32" w:author="Aarati AD" w:date="2023-04-06T10:12:00Z">
            <w:rPr>
              <w:rFonts w:ascii="Open Sans" w:hAnsi="Open Sans" w:cs="Open Sans"/>
              <w:b/>
              <w:bCs/>
              <w:color w:val="0B0B0B"/>
              <w:shd w:val="clear" w:color="auto" w:fill="FFFFFF"/>
            </w:rPr>
          </w:rPrChange>
        </w:rPr>
        <w:t xml:space="preserve">On a.id = o.account_id </w:t>
      </w:r>
    </w:p>
    <w:p w14:paraId="4330F1B1" w14:textId="77777777" w:rsidR="00254258" w:rsidRPr="00254258" w:rsidRDefault="00304EF3">
      <w:pPr>
        <w:rPr>
          <w:rFonts w:ascii="Times New Roman" w:hAnsi="Times New Roman" w:cs="Times New Roman"/>
          <w:b/>
          <w:bCs/>
          <w:color w:val="0B0B0B"/>
          <w:shd w:val="clear" w:color="auto" w:fill="FFFFFF"/>
          <w:rPrChange w:id="1533"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34" w:author="Aarati AD" w:date="2023-04-06T10:12:00Z">
            <w:rPr>
              <w:rFonts w:ascii="Open Sans" w:hAnsi="Open Sans" w:cs="Open Sans"/>
              <w:b/>
              <w:bCs/>
              <w:color w:val="0B0B0B"/>
              <w:shd w:val="clear" w:color="auto" w:fill="FFFFFF"/>
            </w:rPr>
          </w:rPrChange>
        </w:rPr>
        <w:t>Group by (a.name)</w:t>
      </w:r>
    </w:p>
    <w:p w14:paraId="47B4F575" w14:textId="77777777" w:rsidR="00254258" w:rsidRPr="00254258" w:rsidRDefault="00304EF3">
      <w:pPr>
        <w:rPr>
          <w:rFonts w:ascii="Times New Roman" w:hAnsi="Times New Roman" w:cs="Times New Roman"/>
          <w:b/>
          <w:bCs/>
          <w:color w:val="0B0B0B"/>
          <w:shd w:val="clear" w:color="auto" w:fill="FFFFFF"/>
          <w:rPrChange w:id="1535"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36" w:author="Aarati AD" w:date="2023-04-06T10:12:00Z">
            <w:rPr>
              <w:rFonts w:ascii="Open Sans" w:hAnsi="Open Sans" w:cs="Open Sans"/>
              <w:b/>
              <w:bCs/>
              <w:color w:val="0B0B0B"/>
              <w:shd w:val="clear" w:color="auto" w:fill="FFFFFF"/>
            </w:rPr>
          </w:rPrChange>
        </w:rPr>
        <w:t xml:space="preserve">Order by 2 desc </w:t>
      </w:r>
    </w:p>
    <w:p w14:paraId="04396166" w14:textId="77777777" w:rsidR="00254258" w:rsidRPr="00254258" w:rsidRDefault="00304EF3">
      <w:pPr>
        <w:rPr>
          <w:rFonts w:ascii="Times New Roman" w:hAnsi="Times New Roman" w:cs="Times New Roman"/>
          <w:b/>
          <w:bCs/>
          <w:color w:val="0B0B0B"/>
          <w:shd w:val="clear" w:color="auto" w:fill="FFFFFF"/>
          <w:rPrChange w:id="1537"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38" w:author="Aarati AD" w:date="2023-04-06T10:12:00Z">
            <w:rPr>
              <w:rFonts w:ascii="Open Sans" w:hAnsi="Open Sans" w:cs="Open Sans"/>
              <w:b/>
              <w:bCs/>
              <w:color w:val="0B0B0B"/>
              <w:shd w:val="clear" w:color="auto" w:fill="FFFFFF"/>
            </w:rPr>
          </w:rPrChange>
        </w:rPr>
        <w:t xml:space="preserve">Limit 1 </w:t>
      </w:r>
    </w:p>
    <w:p w14:paraId="285A3C01" w14:textId="77777777" w:rsidR="00254258" w:rsidRPr="00254258" w:rsidRDefault="00304EF3">
      <w:pPr>
        <w:rPr>
          <w:rFonts w:ascii="Times New Roman" w:hAnsi="Times New Roman" w:cs="Times New Roman"/>
          <w:b/>
          <w:bCs/>
          <w:color w:val="0B0B0B"/>
          <w:shd w:val="clear" w:color="auto" w:fill="FFFFFF"/>
          <w:rPrChange w:id="1539"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40" w:author="Aarati AD" w:date="2023-04-06T10:12:00Z">
            <w:rPr>
              <w:rFonts w:ascii="Open Sans" w:hAnsi="Open Sans" w:cs="Open Sans"/>
              <w:b/>
              <w:bCs/>
              <w:color w:val="0B0B0B"/>
              <w:shd w:val="clear" w:color="auto" w:fill="FFFFFF"/>
            </w:rPr>
          </w:rPrChange>
        </w:rPr>
        <w:t>)</w:t>
      </w:r>
    </w:p>
    <w:p w14:paraId="28BCC3D0" w14:textId="77777777" w:rsidR="00254258" w:rsidRPr="00254258" w:rsidRDefault="00254258">
      <w:pPr>
        <w:rPr>
          <w:rFonts w:ascii="Times New Roman" w:hAnsi="Times New Roman" w:cs="Times New Roman"/>
          <w:b/>
          <w:bCs/>
          <w:color w:val="0B0B0B"/>
          <w:shd w:val="clear" w:color="auto" w:fill="FFFFFF"/>
          <w:rPrChange w:id="1541" w:author="Aarati AD" w:date="2023-04-06T10:12:00Z">
            <w:rPr>
              <w:rFonts w:ascii="Open Sans" w:hAnsi="Open Sans" w:cs="Open Sans"/>
              <w:b/>
              <w:bCs/>
              <w:color w:val="0B0B0B"/>
              <w:shd w:val="clear" w:color="auto" w:fill="FFFFFF"/>
            </w:rPr>
          </w:rPrChange>
        </w:rPr>
      </w:pPr>
    </w:p>
    <w:p w14:paraId="6CB0C70B" w14:textId="77777777" w:rsidR="00254258" w:rsidRPr="00254258" w:rsidRDefault="00304EF3">
      <w:pPr>
        <w:rPr>
          <w:rFonts w:ascii="Times New Roman" w:hAnsi="Times New Roman" w:cs="Times New Roman"/>
          <w:b/>
          <w:bCs/>
          <w:color w:val="0B0B0B"/>
          <w:shd w:val="clear" w:color="auto" w:fill="FFFFFF"/>
          <w:rPrChange w:id="154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43" w:author="Aarati AD" w:date="2023-04-06T10:12:00Z">
            <w:rPr>
              <w:rFonts w:ascii="Open Sans" w:hAnsi="Open Sans" w:cs="Open Sans"/>
              <w:b/>
              <w:bCs/>
              <w:color w:val="0B0B0B"/>
              <w:shd w:val="clear" w:color="auto" w:fill="FFFFFF"/>
            </w:rPr>
          </w:rPrChange>
        </w:rPr>
        <w:t>As t2</w:t>
      </w:r>
    </w:p>
    <w:p w14:paraId="54D0F1F2" w14:textId="77777777" w:rsidR="00254258" w:rsidRPr="00254258" w:rsidRDefault="00304EF3">
      <w:pPr>
        <w:rPr>
          <w:rFonts w:ascii="Times New Roman" w:hAnsi="Times New Roman" w:cs="Times New Roman"/>
          <w:b/>
          <w:bCs/>
          <w:color w:val="0B0B0B"/>
          <w:shd w:val="clear" w:color="auto" w:fill="FFFFFF"/>
          <w:rPrChange w:id="154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45" w:author="Aarati AD" w:date="2023-04-06T10:12:00Z">
            <w:rPr>
              <w:rFonts w:ascii="Open Sans" w:hAnsi="Open Sans" w:cs="Open Sans"/>
              <w:b/>
              <w:bCs/>
              <w:color w:val="0B0B0B"/>
              <w:shd w:val="clear" w:color="auto" w:fill="FFFFFF"/>
            </w:rPr>
          </w:rPrChange>
        </w:rPr>
        <w:t>(</w:t>
      </w:r>
    </w:p>
    <w:p w14:paraId="6EDEC1FA" w14:textId="77777777" w:rsidR="00254258" w:rsidRPr="00254258" w:rsidRDefault="00304EF3">
      <w:pPr>
        <w:ind w:left="720"/>
        <w:rPr>
          <w:rFonts w:ascii="Times New Roman" w:hAnsi="Times New Roman" w:cs="Times New Roman"/>
          <w:b/>
          <w:bCs/>
          <w:color w:val="0B0B0B"/>
          <w:shd w:val="clear" w:color="auto" w:fill="FFFFFF"/>
          <w:rPrChange w:id="154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47" w:author="Aarati AD" w:date="2023-04-06T10:12:00Z">
            <w:rPr>
              <w:rFonts w:ascii="Open Sans" w:hAnsi="Open Sans" w:cs="Open Sans"/>
              <w:b/>
              <w:bCs/>
              <w:color w:val="0B0B0B"/>
              <w:shd w:val="clear" w:color="auto" w:fill="FFFFFF"/>
            </w:rPr>
          </w:rPrChange>
        </w:rPr>
        <w:t xml:space="preserve">Select  a.name </w:t>
      </w:r>
    </w:p>
    <w:p w14:paraId="72C497B1" w14:textId="77777777" w:rsidR="00254258" w:rsidRPr="00254258" w:rsidRDefault="00304EF3">
      <w:pPr>
        <w:ind w:left="720"/>
        <w:rPr>
          <w:rFonts w:ascii="Times New Roman" w:hAnsi="Times New Roman" w:cs="Times New Roman"/>
          <w:b/>
          <w:bCs/>
          <w:color w:val="0B0B0B"/>
          <w:shd w:val="clear" w:color="auto" w:fill="FFFFFF"/>
          <w:rPrChange w:id="154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49" w:author="Aarati AD" w:date="2023-04-06T10:12:00Z">
            <w:rPr>
              <w:rFonts w:ascii="Open Sans" w:hAnsi="Open Sans" w:cs="Open Sans"/>
              <w:b/>
              <w:bCs/>
              <w:color w:val="0B0B0B"/>
              <w:shd w:val="clear" w:color="auto" w:fill="FFFFFF"/>
            </w:rPr>
          </w:rPrChange>
        </w:rPr>
        <w:t xml:space="preserve">From orders o </w:t>
      </w:r>
    </w:p>
    <w:p w14:paraId="7AFC5583" w14:textId="77777777" w:rsidR="00254258" w:rsidRPr="00254258" w:rsidRDefault="00304EF3">
      <w:pPr>
        <w:ind w:left="720"/>
        <w:rPr>
          <w:rFonts w:ascii="Times New Roman" w:hAnsi="Times New Roman" w:cs="Times New Roman"/>
          <w:b/>
          <w:bCs/>
          <w:color w:val="0B0B0B"/>
          <w:shd w:val="clear" w:color="auto" w:fill="FFFFFF"/>
          <w:rPrChange w:id="155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51" w:author="Aarati AD" w:date="2023-04-06T10:12:00Z">
            <w:rPr>
              <w:rFonts w:ascii="Open Sans" w:hAnsi="Open Sans" w:cs="Open Sans"/>
              <w:b/>
              <w:bCs/>
              <w:color w:val="0B0B0B"/>
              <w:shd w:val="clear" w:color="auto" w:fill="FFFFFF"/>
            </w:rPr>
          </w:rPrChange>
        </w:rPr>
        <w:t xml:space="preserve">Join accounts a   </w:t>
      </w:r>
    </w:p>
    <w:p w14:paraId="3D69784D" w14:textId="77777777" w:rsidR="00254258" w:rsidRPr="00254258" w:rsidRDefault="00304EF3">
      <w:pPr>
        <w:ind w:left="720"/>
        <w:rPr>
          <w:rFonts w:ascii="Times New Roman" w:hAnsi="Times New Roman" w:cs="Times New Roman"/>
          <w:b/>
          <w:bCs/>
          <w:color w:val="0B0B0B"/>
          <w:shd w:val="clear" w:color="auto" w:fill="FFFFFF"/>
          <w:rPrChange w:id="1552"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53" w:author="Aarati AD" w:date="2023-04-06T10:12:00Z">
            <w:rPr>
              <w:rFonts w:ascii="Open Sans" w:hAnsi="Open Sans" w:cs="Open Sans"/>
              <w:b/>
              <w:bCs/>
              <w:color w:val="0B0B0B"/>
              <w:shd w:val="clear" w:color="auto" w:fill="FFFFFF"/>
            </w:rPr>
          </w:rPrChange>
        </w:rPr>
        <w:t xml:space="preserve">ON a.id = o.account_id </w:t>
      </w:r>
    </w:p>
    <w:p w14:paraId="1239099A" w14:textId="77777777" w:rsidR="00254258" w:rsidRPr="00254258" w:rsidRDefault="00304EF3">
      <w:pPr>
        <w:ind w:left="720"/>
        <w:rPr>
          <w:rFonts w:ascii="Times New Roman" w:hAnsi="Times New Roman" w:cs="Times New Roman"/>
          <w:b/>
          <w:bCs/>
          <w:color w:val="0B0B0B"/>
          <w:shd w:val="clear" w:color="auto" w:fill="FFFFFF"/>
          <w:rPrChange w:id="1554"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55" w:author="Aarati AD" w:date="2023-04-06T10:12:00Z">
            <w:rPr>
              <w:rFonts w:ascii="Open Sans" w:hAnsi="Open Sans" w:cs="Open Sans"/>
              <w:b/>
              <w:bCs/>
              <w:color w:val="0B0B0B"/>
              <w:shd w:val="clear" w:color="auto" w:fill="FFFFFF"/>
            </w:rPr>
          </w:rPrChange>
        </w:rPr>
        <w:t xml:space="preserve">Group by 1 </w:t>
      </w:r>
    </w:p>
    <w:p w14:paraId="31321471" w14:textId="77777777" w:rsidR="00254258" w:rsidRPr="00254258" w:rsidRDefault="00304EF3">
      <w:pPr>
        <w:ind w:left="720"/>
        <w:rPr>
          <w:rFonts w:ascii="Times New Roman" w:hAnsi="Times New Roman" w:cs="Times New Roman"/>
          <w:b/>
          <w:bCs/>
          <w:color w:val="0B0B0B"/>
          <w:shd w:val="clear" w:color="auto" w:fill="FFFFFF"/>
          <w:rPrChange w:id="155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57" w:author="Aarati AD" w:date="2023-04-06T10:12:00Z">
            <w:rPr>
              <w:rFonts w:ascii="Open Sans" w:hAnsi="Open Sans" w:cs="Open Sans"/>
              <w:b/>
              <w:bCs/>
              <w:color w:val="0B0B0B"/>
              <w:shd w:val="clear" w:color="auto" w:fill="FFFFFF"/>
            </w:rPr>
          </w:rPrChange>
        </w:rPr>
        <w:t>Having Sum(o.total) &gt; (Select sum_total from t1 ))</w:t>
      </w:r>
    </w:p>
    <w:p w14:paraId="6946EF11" w14:textId="77777777" w:rsidR="00254258" w:rsidRPr="00254258" w:rsidRDefault="00304EF3">
      <w:pPr>
        <w:rPr>
          <w:rFonts w:ascii="Times New Roman" w:hAnsi="Times New Roman" w:cs="Times New Roman"/>
          <w:b/>
          <w:bCs/>
          <w:color w:val="0B0B0B"/>
          <w:shd w:val="clear" w:color="auto" w:fill="FFFFFF"/>
          <w:rPrChange w:id="1558"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59" w:author="Aarati AD" w:date="2023-04-06T10:12:00Z">
            <w:rPr>
              <w:rFonts w:ascii="Open Sans" w:hAnsi="Open Sans" w:cs="Open Sans"/>
              <w:b/>
              <w:bCs/>
              <w:color w:val="0B0B0B"/>
              <w:shd w:val="clear" w:color="auto" w:fill="FFFFFF"/>
            </w:rPr>
          </w:rPrChange>
        </w:rPr>
        <w:lastRenderedPageBreak/>
        <w:t>Select Count(*)</w:t>
      </w:r>
    </w:p>
    <w:p w14:paraId="614E4BF8" w14:textId="77777777" w:rsidR="00254258" w:rsidRPr="00254258" w:rsidRDefault="00304EF3">
      <w:pPr>
        <w:rPr>
          <w:rFonts w:ascii="Times New Roman" w:hAnsi="Times New Roman" w:cs="Times New Roman"/>
          <w:b/>
          <w:bCs/>
          <w:color w:val="0B0B0B"/>
          <w:shd w:val="clear" w:color="auto" w:fill="FFFFFF"/>
          <w:rPrChange w:id="1560"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561" w:author="Aarati AD" w:date="2023-04-06T10:12:00Z">
            <w:rPr>
              <w:rFonts w:ascii="Open Sans" w:hAnsi="Open Sans" w:cs="Open Sans"/>
              <w:b/>
              <w:bCs/>
              <w:color w:val="0B0B0B"/>
              <w:shd w:val="clear" w:color="auto" w:fill="FFFFFF"/>
            </w:rPr>
          </w:rPrChange>
        </w:rPr>
        <w:t>From t2 ;</w:t>
      </w:r>
    </w:p>
    <w:p w14:paraId="13C55F69" w14:textId="77777777" w:rsidR="00254258" w:rsidRPr="00254258" w:rsidRDefault="00304EF3">
      <w:pPr>
        <w:rPr>
          <w:rFonts w:ascii="Times New Roman" w:hAnsi="Times New Roman" w:cs="Times New Roman"/>
          <w:color w:val="0B0B0B"/>
          <w:sz w:val="24"/>
          <w:szCs w:val="24"/>
          <w:shd w:val="clear" w:color="auto" w:fill="FFFFFF"/>
          <w:rPrChange w:id="1562"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63" w:author="Aarati AD" w:date="2023-04-06T10:12:00Z">
            <w:rPr>
              <w:rFonts w:ascii="Open Sans" w:hAnsi="Open Sans" w:cs="Open Sans"/>
              <w:color w:val="0B0B0B"/>
              <w:sz w:val="24"/>
              <w:szCs w:val="24"/>
              <w:shd w:val="clear" w:color="auto" w:fill="FFFFFF"/>
            </w:rPr>
          </w:rPrChange>
        </w:rPr>
        <w:t>4.For the customer that spent the most (in total over their lifetime as a customer) </w:t>
      </w:r>
      <w:r>
        <w:rPr>
          <w:rStyle w:val="Strong"/>
          <w:rFonts w:ascii="Times New Roman" w:hAnsi="Times New Roman" w:cs="Times New Roman"/>
          <w:color w:val="0B0B0B"/>
          <w:sz w:val="24"/>
          <w:szCs w:val="24"/>
          <w:bdr w:val="single" w:sz="2" w:space="0" w:color="auto"/>
          <w:shd w:val="clear" w:color="auto" w:fill="FFFFFF"/>
          <w:rPrChange w:id="1564" w:author="Aarati AD" w:date="2023-04-06T10:12:00Z">
            <w:rPr>
              <w:rStyle w:val="Strong"/>
              <w:rFonts w:ascii="Open Sans" w:hAnsi="Open Sans" w:cs="Open Sans"/>
              <w:color w:val="0B0B0B"/>
              <w:sz w:val="24"/>
              <w:szCs w:val="24"/>
              <w:bdr w:val="single" w:sz="2" w:space="0" w:color="auto"/>
              <w:shd w:val="clear" w:color="auto" w:fill="FFFFFF"/>
            </w:rPr>
          </w:rPrChange>
        </w:rPr>
        <w:t>total_amt_usd</w:t>
      </w:r>
      <w:r>
        <w:rPr>
          <w:rFonts w:ascii="Times New Roman" w:hAnsi="Times New Roman" w:cs="Times New Roman"/>
          <w:color w:val="0B0B0B"/>
          <w:sz w:val="24"/>
          <w:szCs w:val="24"/>
          <w:shd w:val="clear" w:color="auto" w:fill="FFFFFF"/>
          <w:rPrChange w:id="1565" w:author="Aarati AD" w:date="2023-04-06T10:12:00Z">
            <w:rPr>
              <w:rFonts w:ascii="Open Sans" w:hAnsi="Open Sans" w:cs="Open Sans"/>
              <w:color w:val="0B0B0B"/>
              <w:sz w:val="24"/>
              <w:szCs w:val="24"/>
              <w:shd w:val="clear" w:color="auto" w:fill="FFFFFF"/>
            </w:rPr>
          </w:rPrChange>
        </w:rPr>
        <w:t>, how many </w:t>
      </w:r>
      <w:r>
        <w:rPr>
          <w:rStyle w:val="Strong"/>
          <w:rFonts w:ascii="Times New Roman" w:hAnsi="Times New Roman" w:cs="Times New Roman"/>
          <w:color w:val="0B0B0B"/>
          <w:sz w:val="24"/>
          <w:szCs w:val="24"/>
          <w:bdr w:val="single" w:sz="2" w:space="0" w:color="auto"/>
          <w:shd w:val="clear" w:color="auto" w:fill="FFFFFF"/>
          <w:rPrChange w:id="1566" w:author="Aarati AD" w:date="2023-04-06T10:12:00Z">
            <w:rPr>
              <w:rStyle w:val="Strong"/>
              <w:rFonts w:ascii="Open Sans" w:hAnsi="Open Sans" w:cs="Open Sans"/>
              <w:color w:val="0B0B0B"/>
              <w:sz w:val="24"/>
              <w:szCs w:val="24"/>
              <w:bdr w:val="single" w:sz="2" w:space="0" w:color="auto"/>
              <w:shd w:val="clear" w:color="auto" w:fill="FFFFFF"/>
            </w:rPr>
          </w:rPrChange>
        </w:rPr>
        <w:t>web_events</w:t>
      </w:r>
      <w:r>
        <w:rPr>
          <w:rFonts w:ascii="Times New Roman" w:hAnsi="Times New Roman" w:cs="Times New Roman"/>
          <w:color w:val="0B0B0B"/>
          <w:sz w:val="24"/>
          <w:szCs w:val="24"/>
          <w:shd w:val="clear" w:color="auto" w:fill="FFFFFF"/>
          <w:rPrChange w:id="1567" w:author="Aarati AD" w:date="2023-04-06T10:12:00Z">
            <w:rPr>
              <w:rFonts w:ascii="Open Sans" w:hAnsi="Open Sans" w:cs="Open Sans"/>
              <w:color w:val="0B0B0B"/>
              <w:sz w:val="24"/>
              <w:szCs w:val="24"/>
              <w:shd w:val="clear" w:color="auto" w:fill="FFFFFF"/>
            </w:rPr>
          </w:rPrChange>
        </w:rPr>
        <w:t> did they have for each channel?</w:t>
      </w:r>
    </w:p>
    <w:p w14:paraId="15E9EB5B" w14:textId="77777777" w:rsidR="00254258" w:rsidRPr="00254258" w:rsidRDefault="00304EF3">
      <w:pPr>
        <w:rPr>
          <w:rFonts w:ascii="Times New Roman" w:hAnsi="Times New Roman" w:cs="Times New Roman"/>
          <w:color w:val="0B0B0B"/>
          <w:sz w:val="24"/>
          <w:szCs w:val="24"/>
          <w:shd w:val="clear" w:color="auto" w:fill="FFFFFF"/>
          <w:rPrChange w:id="1568"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noProof/>
          <w:rPrChange w:id="1569" w:author="Aarati AD" w:date="2023-04-06T10:12:00Z">
            <w:rPr>
              <w:noProof/>
            </w:rPr>
          </w:rPrChange>
        </w:rPr>
        <w:drawing>
          <wp:inline distT="0" distB="0" distL="0" distR="0" wp14:anchorId="4A486526" wp14:editId="565D3C6B">
            <wp:extent cx="4777740" cy="2365741"/>
            <wp:effectExtent l="0" t="0" r="0" b="0"/>
            <wp:docPr id="205612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rcRect/>
                    <a:stretch>
                      <a:fillRect/>
                    </a:stretch>
                  </pic:blipFill>
                  <pic:spPr>
                    <a:xfrm>
                      <a:off x="0" y="0"/>
                      <a:ext cx="4777740" cy="2365741"/>
                    </a:xfrm>
                    <a:prstGeom prst="rect">
                      <a:avLst/>
                    </a:prstGeom>
                    <a:noFill/>
                    <a:ln>
                      <a:noFill/>
                    </a:ln>
                  </pic:spPr>
                </pic:pic>
              </a:graphicData>
            </a:graphic>
          </wp:inline>
        </w:drawing>
      </w:r>
    </w:p>
    <w:p w14:paraId="49F6BBFA" w14:textId="77777777" w:rsidR="00254258" w:rsidRPr="00254258" w:rsidRDefault="00304EF3">
      <w:pPr>
        <w:rPr>
          <w:rFonts w:ascii="Times New Roman" w:hAnsi="Times New Roman" w:cs="Times New Roman"/>
          <w:color w:val="0B0B0B"/>
          <w:sz w:val="24"/>
          <w:szCs w:val="24"/>
          <w:shd w:val="clear" w:color="auto" w:fill="FFFFFF"/>
          <w:rPrChange w:id="1570"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71" w:author="Aarati AD" w:date="2023-04-06T10:12:00Z">
            <w:rPr>
              <w:rFonts w:ascii="Open Sans" w:hAnsi="Open Sans" w:cs="Open Sans"/>
              <w:color w:val="0B0B0B"/>
              <w:sz w:val="24"/>
              <w:szCs w:val="24"/>
              <w:shd w:val="clear" w:color="auto" w:fill="FFFFFF"/>
            </w:rPr>
          </w:rPrChange>
        </w:rPr>
        <w:t>With t1 as</w:t>
      </w:r>
    </w:p>
    <w:p w14:paraId="19964F52" w14:textId="77777777" w:rsidR="00254258" w:rsidRPr="00254258" w:rsidRDefault="00304EF3">
      <w:pPr>
        <w:rPr>
          <w:rFonts w:ascii="Times New Roman" w:hAnsi="Times New Roman" w:cs="Times New Roman"/>
          <w:color w:val="0B0B0B"/>
          <w:sz w:val="24"/>
          <w:szCs w:val="24"/>
          <w:shd w:val="clear" w:color="auto" w:fill="FFFFFF"/>
          <w:rPrChange w:id="1572" w:author="Aarati AD" w:date="2023-04-06T10:12:00Z">
            <w:rPr>
              <w:rFonts w:ascii="Open Sans" w:hAnsi="Open Sans" w:cs="Open Sans"/>
              <w:color w:val="0B0B0B"/>
              <w:sz w:val="24"/>
              <w:szCs w:val="24"/>
              <w:shd w:val="clear" w:color="auto" w:fill="FFFFFF"/>
            </w:rPr>
          </w:rPrChange>
        </w:rPr>
      </w:pPr>
      <w:commentRangeStart w:id="1573"/>
      <w:r>
        <w:rPr>
          <w:rFonts w:ascii="Times New Roman" w:hAnsi="Times New Roman" w:cs="Times New Roman"/>
          <w:color w:val="0B0B0B"/>
          <w:sz w:val="24"/>
          <w:szCs w:val="24"/>
          <w:shd w:val="clear" w:color="auto" w:fill="FFFFFF"/>
          <w:rPrChange w:id="1574" w:author="Aarati AD" w:date="2023-04-06T10:12:00Z">
            <w:rPr>
              <w:rFonts w:ascii="Open Sans" w:hAnsi="Open Sans" w:cs="Open Sans"/>
              <w:color w:val="0B0B0B"/>
              <w:sz w:val="24"/>
              <w:szCs w:val="24"/>
              <w:shd w:val="clear" w:color="auto" w:fill="FFFFFF"/>
            </w:rPr>
          </w:rPrChange>
        </w:rPr>
        <w:t>(</w:t>
      </w:r>
    </w:p>
    <w:p w14:paraId="366DCD0A" w14:textId="77777777" w:rsidR="00254258" w:rsidRPr="00254258" w:rsidRDefault="00304EF3">
      <w:pPr>
        <w:rPr>
          <w:rFonts w:ascii="Times New Roman" w:hAnsi="Times New Roman" w:cs="Times New Roman"/>
          <w:color w:val="0B0B0B"/>
          <w:sz w:val="24"/>
          <w:szCs w:val="24"/>
          <w:shd w:val="clear" w:color="auto" w:fill="FFFFFF"/>
          <w:rPrChange w:id="157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76" w:author="Aarati AD" w:date="2023-04-06T10:12:00Z">
            <w:rPr>
              <w:rFonts w:ascii="Open Sans" w:hAnsi="Open Sans" w:cs="Open Sans"/>
              <w:color w:val="0B0B0B"/>
              <w:sz w:val="24"/>
              <w:szCs w:val="24"/>
              <w:shd w:val="clear" w:color="auto" w:fill="FFFFFF"/>
            </w:rPr>
          </w:rPrChange>
        </w:rPr>
        <w:t>Select a.id aid , a.name a_name, sum(total_amt_usd) amt_usd</w:t>
      </w:r>
    </w:p>
    <w:p w14:paraId="2D5FC0B7" w14:textId="77777777" w:rsidR="00254258" w:rsidRPr="00254258" w:rsidRDefault="00304EF3">
      <w:pPr>
        <w:rPr>
          <w:rFonts w:ascii="Times New Roman" w:hAnsi="Times New Roman" w:cs="Times New Roman"/>
          <w:color w:val="0B0B0B"/>
          <w:sz w:val="24"/>
          <w:szCs w:val="24"/>
          <w:shd w:val="clear" w:color="auto" w:fill="FFFFFF"/>
          <w:rPrChange w:id="157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78" w:author="Aarati AD" w:date="2023-04-06T10:12:00Z">
            <w:rPr>
              <w:rFonts w:ascii="Open Sans" w:hAnsi="Open Sans" w:cs="Open Sans"/>
              <w:color w:val="0B0B0B"/>
              <w:sz w:val="24"/>
              <w:szCs w:val="24"/>
              <w:shd w:val="clear" w:color="auto" w:fill="FFFFFF"/>
            </w:rPr>
          </w:rPrChange>
        </w:rPr>
        <w:t xml:space="preserve">From accounts a </w:t>
      </w:r>
    </w:p>
    <w:p w14:paraId="4D70FC47" w14:textId="77777777" w:rsidR="00254258" w:rsidRPr="00254258" w:rsidRDefault="00304EF3">
      <w:pPr>
        <w:rPr>
          <w:rFonts w:ascii="Times New Roman" w:hAnsi="Times New Roman" w:cs="Times New Roman"/>
          <w:color w:val="0B0B0B"/>
          <w:sz w:val="24"/>
          <w:szCs w:val="24"/>
          <w:shd w:val="clear" w:color="auto" w:fill="FFFFFF"/>
          <w:rPrChange w:id="157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80" w:author="Aarati AD" w:date="2023-04-06T10:12:00Z">
            <w:rPr>
              <w:rFonts w:ascii="Open Sans" w:hAnsi="Open Sans" w:cs="Open Sans"/>
              <w:color w:val="0B0B0B"/>
              <w:sz w:val="24"/>
              <w:szCs w:val="24"/>
              <w:shd w:val="clear" w:color="auto" w:fill="FFFFFF"/>
            </w:rPr>
          </w:rPrChange>
        </w:rPr>
        <w:t xml:space="preserve">Join orders o </w:t>
      </w:r>
    </w:p>
    <w:p w14:paraId="028B1ACB" w14:textId="77777777" w:rsidR="00254258" w:rsidRPr="00254258" w:rsidRDefault="00304EF3">
      <w:pPr>
        <w:rPr>
          <w:rFonts w:ascii="Times New Roman" w:hAnsi="Times New Roman" w:cs="Times New Roman"/>
          <w:color w:val="0B0B0B"/>
          <w:sz w:val="24"/>
          <w:szCs w:val="24"/>
          <w:shd w:val="clear" w:color="auto" w:fill="FFFFFF"/>
          <w:rPrChange w:id="158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82" w:author="Aarati AD" w:date="2023-04-06T10:12:00Z">
            <w:rPr>
              <w:rFonts w:ascii="Open Sans" w:hAnsi="Open Sans" w:cs="Open Sans"/>
              <w:color w:val="0B0B0B"/>
              <w:sz w:val="24"/>
              <w:szCs w:val="24"/>
              <w:shd w:val="clear" w:color="auto" w:fill="FFFFFF"/>
            </w:rPr>
          </w:rPrChange>
        </w:rPr>
        <w:t>On o.account_id = a.id</w:t>
      </w:r>
    </w:p>
    <w:p w14:paraId="2D8F9FE9" w14:textId="77777777" w:rsidR="00254258" w:rsidRPr="00254258" w:rsidRDefault="00304EF3">
      <w:pPr>
        <w:rPr>
          <w:rFonts w:ascii="Times New Roman" w:hAnsi="Times New Roman" w:cs="Times New Roman"/>
          <w:color w:val="0B0B0B"/>
          <w:sz w:val="24"/>
          <w:szCs w:val="24"/>
          <w:shd w:val="clear" w:color="auto" w:fill="FFFFFF"/>
          <w:rPrChange w:id="158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84" w:author="Aarati AD" w:date="2023-04-06T10:12:00Z">
            <w:rPr>
              <w:rFonts w:ascii="Open Sans" w:hAnsi="Open Sans" w:cs="Open Sans"/>
              <w:color w:val="0B0B0B"/>
              <w:sz w:val="24"/>
              <w:szCs w:val="24"/>
              <w:shd w:val="clear" w:color="auto" w:fill="FFFFFF"/>
            </w:rPr>
          </w:rPrChange>
        </w:rPr>
        <w:t>Group by (1,2)</w:t>
      </w:r>
    </w:p>
    <w:p w14:paraId="79F67008" w14:textId="77777777" w:rsidR="00254258" w:rsidRPr="00254258" w:rsidRDefault="00304EF3">
      <w:pPr>
        <w:rPr>
          <w:rFonts w:ascii="Times New Roman" w:hAnsi="Times New Roman" w:cs="Times New Roman"/>
          <w:color w:val="0B0B0B"/>
          <w:sz w:val="24"/>
          <w:szCs w:val="24"/>
          <w:shd w:val="clear" w:color="auto" w:fill="FFFFFF"/>
          <w:rPrChange w:id="158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86" w:author="Aarati AD" w:date="2023-04-06T10:12:00Z">
            <w:rPr>
              <w:rFonts w:ascii="Open Sans" w:hAnsi="Open Sans" w:cs="Open Sans"/>
              <w:color w:val="0B0B0B"/>
              <w:sz w:val="24"/>
              <w:szCs w:val="24"/>
              <w:shd w:val="clear" w:color="auto" w:fill="FFFFFF"/>
            </w:rPr>
          </w:rPrChange>
        </w:rPr>
        <w:t>Order by 3 desc</w:t>
      </w:r>
    </w:p>
    <w:p w14:paraId="7E34D132" w14:textId="77777777" w:rsidR="00254258" w:rsidRPr="00254258" w:rsidRDefault="00304EF3">
      <w:pPr>
        <w:rPr>
          <w:rFonts w:ascii="Times New Roman" w:hAnsi="Times New Roman" w:cs="Times New Roman"/>
          <w:color w:val="0B0B0B"/>
          <w:sz w:val="24"/>
          <w:szCs w:val="24"/>
          <w:shd w:val="clear" w:color="auto" w:fill="FFFFFF"/>
          <w:rPrChange w:id="158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88" w:author="Aarati AD" w:date="2023-04-06T10:12:00Z">
            <w:rPr>
              <w:rFonts w:ascii="Open Sans" w:hAnsi="Open Sans" w:cs="Open Sans"/>
              <w:color w:val="0B0B0B"/>
              <w:sz w:val="24"/>
              <w:szCs w:val="24"/>
              <w:shd w:val="clear" w:color="auto" w:fill="FFFFFF"/>
            </w:rPr>
          </w:rPrChange>
        </w:rPr>
        <w:t xml:space="preserve">Limit 1 </w:t>
      </w:r>
    </w:p>
    <w:p w14:paraId="4B4A79C1" w14:textId="77777777" w:rsidR="00254258" w:rsidRPr="00254258" w:rsidRDefault="00304EF3">
      <w:pPr>
        <w:rPr>
          <w:rFonts w:ascii="Times New Roman" w:hAnsi="Times New Roman" w:cs="Times New Roman"/>
          <w:color w:val="0B0B0B"/>
          <w:sz w:val="24"/>
          <w:szCs w:val="24"/>
          <w:shd w:val="clear" w:color="auto" w:fill="FFFFFF"/>
          <w:rPrChange w:id="158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90" w:author="Aarati AD" w:date="2023-04-06T10:12:00Z">
            <w:rPr>
              <w:rFonts w:ascii="Open Sans" w:hAnsi="Open Sans" w:cs="Open Sans"/>
              <w:color w:val="0B0B0B"/>
              <w:sz w:val="24"/>
              <w:szCs w:val="24"/>
              <w:shd w:val="clear" w:color="auto" w:fill="FFFFFF"/>
            </w:rPr>
          </w:rPrChange>
        </w:rPr>
        <w:t>),</w:t>
      </w:r>
      <w:commentRangeEnd w:id="1573"/>
      <w:r>
        <w:commentReference w:id="1573"/>
      </w:r>
    </w:p>
    <w:p w14:paraId="032DAE12" w14:textId="77777777" w:rsidR="00254258" w:rsidRPr="00254258" w:rsidRDefault="00304EF3">
      <w:pPr>
        <w:rPr>
          <w:rFonts w:ascii="Times New Roman" w:hAnsi="Times New Roman" w:cs="Times New Roman"/>
          <w:color w:val="0B0B0B"/>
          <w:sz w:val="24"/>
          <w:szCs w:val="24"/>
          <w:shd w:val="clear" w:color="auto" w:fill="FFFFFF"/>
          <w:rPrChange w:id="1591" w:author="Aarati AD" w:date="2023-04-06T10:12:00Z">
            <w:rPr>
              <w:rFonts w:ascii="Open Sans" w:hAnsi="Open Sans" w:cs="Open Sans"/>
              <w:color w:val="0B0B0B"/>
              <w:sz w:val="24"/>
              <w:szCs w:val="24"/>
              <w:shd w:val="clear" w:color="auto" w:fill="FFFFFF"/>
            </w:rPr>
          </w:rPrChange>
        </w:rPr>
      </w:pPr>
      <w:commentRangeStart w:id="1592"/>
      <w:r>
        <w:rPr>
          <w:rFonts w:ascii="Times New Roman" w:hAnsi="Times New Roman" w:cs="Times New Roman"/>
          <w:color w:val="0B0B0B"/>
          <w:sz w:val="24"/>
          <w:szCs w:val="24"/>
          <w:shd w:val="clear" w:color="auto" w:fill="FFFFFF"/>
          <w:rPrChange w:id="1593" w:author="Aarati AD" w:date="2023-04-06T10:12:00Z">
            <w:rPr>
              <w:rFonts w:ascii="Open Sans" w:hAnsi="Open Sans" w:cs="Open Sans"/>
              <w:color w:val="0B0B0B"/>
              <w:sz w:val="24"/>
              <w:szCs w:val="24"/>
              <w:shd w:val="clear" w:color="auto" w:fill="FFFFFF"/>
            </w:rPr>
          </w:rPrChange>
        </w:rPr>
        <w:t xml:space="preserve">t2 As </w:t>
      </w:r>
    </w:p>
    <w:p w14:paraId="0A7B8A8F" w14:textId="77777777" w:rsidR="00254258" w:rsidRPr="00254258" w:rsidRDefault="00304EF3">
      <w:pPr>
        <w:rPr>
          <w:rFonts w:ascii="Times New Roman" w:hAnsi="Times New Roman" w:cs="Times New Roman"/>
          <w:color w:val="0B0B0B"/>
          <w:sz w:val="24"/>
          <w:szCs w:val="24"/>
          <w:shd w:val="clear" w:color="auto" w:fill="FFFFFF"/>
          <w:rPrChange w:id="1594"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95" w:author="Aarati AD" w:date="2023-04-06T10:12:00Z">
            <w:rPr>
              <w:rFonts w:ascii="Open Sans" w:hAnsi="Open Sans" w:cs="Open Sans"/>
              <w:color w:val="0B0B0B"/>
              <w:sz w:val="24"/>
              <w:szCs w:val="24"/>
              <w:shd w:val="clear" w:color="auto" w:fill="FFFFFF"/>
            </w:rPr>
          </w:rPrChange>
        </w:rPr>
        <w:t>(</w:t>
      </w:r>
    </w:p>
    <w:p w14:paraId="407F5543" w14:textId="77777777" w:rsidR="00254258" w:rsidRPr="00254258" w:rsidRDefault="00304EF3">
      <w:pPr>
        <w:rPr>
          <w:rFonts w:ascii="Times New Roman" w:hAnsi="Times New Roman" w:cs="Times New Roman"/>
          <w:color w:val="0B0B0B"/>
          <w:sz w:val="24"/>
          <w:szCs w:val="24"/>
          <w:shd w:val="clear" w:color="auto" w:fill="FFFFFF"/>
          <w:rPrChange w:id="1596"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97" w:author="Aarati AD" w:date="2023-04-06T10:12:00Z">
            <w:rPr>
              <w:rFonts w:ascii="Open Sans" w:hAnsi="Open Sans" w:cs="Open Sans"/>
              <w:color w:val="0B0B0B"/>
              <w:sz w:val="24"/>
              <w:szCs w:val="24"/>
              <w:shd w:val="clear" w:color="auto" w:fill="FFFFFF"/>
            </w:rPr>
          </w:rPrChange>
        </w:rPr>
        <w:t xml:space="preserve">Select a.id aid2, a.name aname,we.channel we_channel2    </w:t>
      </w:r>
    </w:p>
    <w:p w14:paraId="6FF6B67B" w14:textId="77777777" w:rsidR="00254258" w:rsidRPr="00254258" w:rsidRDefault="00304EF3">
      <w:pPr>
        <w:rPr>
          <w:rFonts w:ascii="Times New Roman" w:hAnsi="Times New Roman" w:cs="Times New Roman"/>
          <w:color w:val="0B0B0B"/>
          <w:sz w:val="24"/>
          <w:szCs w:val="24"/>
          <w:shd w:val="clear" w:color="auto" w:fill="FFFFFF"/>
          <w:rPrChange w:id="1598"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599" w:author="Aarati AD" w:date="2023-04-06T10:12:00Z">
            <w:rPr>
              <w:rFonts w:ascii="Open Sans" w:hAnsi="Open Sans" w:cs="Open Sans"/>
              <w:color w:val="0B0B0B"/>
              <w:sz w:val="24"/>
              <w:szCs w:val="24"/>
              <w:shd w:val="clear" w:color="auto" w:fill="FFFFFF"/>
            </w:rPr>
          </w:rPrChange>
        </w:rPr>
        <w:t>From accounts a</w:t>
      </w:r>
    </w:p>
    <w:p w14:paraId="66C384B7" w14:textId="77777777" w:rsidR="00254258" w:rsidRPr="00254258" w:rsidRDefault="00304EF3">
      <w:pPr>
        <w:rPr>
          <w:rFonts w:ascii="Times New Roman" w:hAnsi="Times New Roman" w:cs="Times New Roman"/>
          <w:color w:val="0B0B0B"/>
          <w:sz w:val="24"/>
          <w:szCs w:val="24"/>
          <w:shd w:val="clear" w:color="auto" w:fill="FFFFFF"/>
          <w:rPrChange w:id="1600"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01" w:author="Aarati AD" w:date="2023-04-06T10:12:00Z">
            <w:rPr>
              <w:rFonts w:ascii="Open Sans" w:hAnsi="Open Sans" w:cs="Open Sans"/>
              <w:color w:val="0B0B0B"/>
              <w:sz w:val="24"/>
              <w:szCs w:val="24"/>
              <w:shd w:val="clear" w:color="auto" w:fill="FFFFFF"/>
            </w:rPr>
          </w:rPrChange>
        </w:rPr>
        <w:t>Join web_events we</w:t>
      </w:r>
    </w:p>
    <w:p w14:paraId="75C76061" w14:textId="77777777" w:rsidR="00254258" w:rsidRPr="00254258" w:rsidRDefault="00304EF3">
      <w:pPr>
        <w:rPr>
          <w:rFonts w:ascii="Times New Roman" w:hAnsi="Times New Roman" w:cs="Times New Roman"/>
          <w:color w:val="0B0B0B"/>
          <w:sz w:val="24"/>
          <w:szCs w:val="24"/>
          <w:shd w:val="clear" w:color="auto" w:fill="FFFFFF"/>
          <w:rPrChange w:id="1602"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03" w:author="Aarati AD" w:date="2023-04-06T10:12:00Z">
            <w:rPr>
              <w:rFonts w:ascii="Open Sans" w:hAnsi="Open Sans" w:cs="Open Sans"/>
              <w:color w:val="0B0B0B"/>
              <w:sz w:val="24"/>
              <w:szCs w:val="24"/>
              <w:shd w:val="clear" w:color="auto" w:fill="FFFFFF"/>
            </w:rPr>
          </w:rPrChange>
        </w:rPr>
        <w:t xml:space="preserve">On we.account_id  = a.id </w:t>
      </w:r>
    </w:p>
    <w:p w14:paraId="7CC96BC3" w14:textId="77777777" w:rsidR="00254258" w:rsidRPr="00254258" w:rsidRDefault="00304EF3">
      <w:pPr>
        <w:rPr>
          <w:rFonts w:ascii="Times New Roman" w:hAnsi="Times New Roman" w:cs="Times New Roman"/>
          <w:color w:val="0B0B0B"/>
          <w:sz w:val="24"/>
          <w:szCs w:val="24"/>
          <w:shd w:val="clear" w:color="auto" w:fill="FFFFFF"/>
          <w:rPrChange w:id="1604"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05" w:author="Aarati AD" w:date="2023-04-06T10:12:00Z">
            <w:rPr>
              <w:rFonts w:ascii="Open Sans" w:hAnsi="Open Sans" w:cs="Open Sans"/>
              <w:color w:val="0B0B0B"/>
              <w:sz w:val="24"/>
              <w:szCs w:val="24"/>
              <w:shd w:val="clear" w:color="auto" w:fill="FFFFFF"/>
            </w:rPr>
          </w:rPrChange>
        </w:rPr>
        <w:lastRenderedPageBreak/>
        <w:t>Group by 1 , 2 ,3</w:t>
      </w:r>
    </w:p>
    <w:p w14:paraId="563801DD" w14:textId="77777777" w:rsidR="00254258" w:rsidRPr="00254258" w:rsidRDefault="00304EF3">
      <w:pPr>
        <w:rPr>
          <w:rFonts w:ascii="Times New Roman" w:hAnsi="Times New Roman" w:cs="Times New Roman"/>
          <w:color w:val="0B0B0B"/>
          <w:sz w:val="24"/>
          <w:szCs w:val="24"/>
          <w:shd w:val="clear" w:color="auto" w:fill="FFFFFF"/>
          <w:rPrChange w:id="1606"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07" w:author="Aarati AD" w:date="2023-04-06T10:12:00Z">
            <w:rPr>
              <w:rFonts w:ascii="Open Sans" w:hAnsi="Open Sans" w:cs="Open Sans"/>
              <w:color w:val="0B0B0B"/>
              <w:sz w:val="24"/>
              <w:szCs w:val="24"/>
              <w:shd w:val="clear" w:color="auto" w:fill="FFFFFF"/>
            </w:rPr>
          </w:rPrChange>
        </w:rPr>
        <w:t>)</w:t>
      </w:r>
      <w:commentRangeEnd w:id="1592"/>
      <w:r>
        <w:commentReference w:id="1592"/>
      </w:r>
    </w:p>
    <w:p w14:paraId="3DAC5606" w14:textId="77777777" w:rsidR="00254258" w:rsidRPr="00254258" w:rsidRDefault="00304EF3">
      <w:pPr>
        <w:rPr>
          <w:rFonts w:ascii="Times New Roman" w:hAnsi="Times New Roman" w:cs="Times New Roman"/>
          <w:color w:val="0B0B0B"/>
          <w:sz w:val="24"/>
          <w:szCs w:val="24"/>
          <w:shd w:val="clear" w:color="auto" w:fill="FFFFFF"/>
          <w:rPrChange w:id="1608" w:author="Aarati AD" w:date="2023-04-06T10:12:00Z">
            <w:rPr>
              <w:rFonts w:ascii="Open Sans" w:hAnsi="Open Sans" w:cs="Open Sans"/>
              <w:color w:val="0B0B0B"/>
              <w:sz w:val="24"/>
              <w:szCs w:val="24"/>
              <w:shd w:val="clear" w:color="auto" w:fill="FFFFFF"/>
            </w:rPr>
          </w:rPrChange>
        </w:rPr>
      </w:pPr>
      <w:commentRangeStart w:id="1609"/>
      <w:r>
        <w:rPr>
          <w:rFonts w:ascii="Times New Roman" w:hAnsi="Times New Roman" w:cs="Times New Roman"/>
          <w:color w:val="0B0B0B"/>
          <w:sz w:val="24"/>
          <w:szCs w:val="24"/>
          <w:shd w:val="clear" w:color="auto" w:fill="FFFFFF"/>
          <w:rPrChange w:id="1610" w:author="Aarati AD" w:date="2023-04-06T10:12:00Z">
            <w:rPr>
              <w:rFonts w:ascii="Open Sans" w:hAnsi="Open Sans" w:cs="Open Sans"/>
              <w:color w:val="0B0B0B"/>
              <w:sz w:val="24"/>
              <w:szCs w:val="24"/>
              <w:shd w:val="clear" w:color="auto" w:fill="FFFFFF"/>
            </w:rPr>
          </w:rPrChange>
        </w:rPr>
        <w:t>Select aname , we_channel2 ,count(*)</w:t>
      </w:r>
    </w:p>
    <w:p w14:paraId="176CFCBF" w14:textId="77777777" w:rsidR="00254258" w:rsidRPr="00254258" w:rsidRDefault="00304EF3">
      <w:pPr>
        <w:rPr>
          <w:rFonts w:ascii="Times New Roman" w:hAnsi="Times New Roman" w:cs="Times New Roman"/>
          <w:color w:val="0B0B0B"/>
          <w:sz w:val="24"/>
          <w:szCs w:val="24"/>
          <w:shd w:val="clear" w:color="auto" w:fill="FFFFFF"/>
          <w:rPrChange w:id="161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12" w:author="Aarati AD" w:date="2023-04-06T10:12:00Z">
            <w:rPr>
              <w:rFonts w:ascii="Open Sans" w:hAnsi="Open Sans" w:cs="Open Sans"/>
              <w:color w:val="0B0B0B"/>
              <w:sz w:val="24"/>
              <w:szCs w:val="24"/>
              <w:shd w:val="clear" w:color="auto" w:fill="FFFFFF"/>
            </w:rPr>
          </w:rPrChange>
        </w:rPr>
        <w:t xml:space="preserve">From  t2 </w:t>
      </w:r>
    </w:p>
    <w:p w14:paraId="4B28F9B0" w14:textId="77777777" w:rsidR="00254258" w:rsidRPr="00254258" w:rsidRDefault="00304EF3">
      <w:pPr>
        <w:rPr>
          <w:rFonts w:ascii="Times New Roman" w:hAnsi="Times New Roman" w:cs="Times New Roman"/>
          <w:color w:val="0B0B0B"/>
          <w:sz w:val="24"/>
          <w:szCs w:val="24"/>
          <w:shd w:val="clear" w:color="auto" w:fill="FFFFFF"/>
          <w:rPrChange w:id="161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14" w:author="Aarati AD" w:date="2023-04-06T10:12:00Z">
            <w:rPr>
              <w:rFonts w:ascii="Open Sans" w:hAnsi="Open Sans" w:cs="Open Sans"/>
              <w:color w:val="0B0B0B"/>
              <w:sz w:val="24"/>
              <w:szCs w:val="24"/>
              <w:shd w:val="clear" w:color="auto" w:fill="FFFFFF"/>
            </w:rPr>
          </w:rPrChange>
        </w:rPr>
        <w:t>Where t2.aid2 = (select aid from t1)</w:t>
      </w:r>
    </w:p>
    <w:p w14:paraId="7DFFA7A8" w14:textId="77777777" w:rsidR="00254258" w:rsidRPr="00254258" w:rsidRDefault="00304EF3">
      <w:pPr>
        <w:rPr>
          <w:rFonts w:ascii="Times New Roman" w:hAnsi="Times New Roman" w:cs="Times New Roman"/>
          <w:color w:val="0B0B0B"/>
          <w:sz w:val="24"/>
          <w:szCs w:val="24"/>
          <w:shd w:val="clear" w:color="auto" w:fill="FFFFFF"/>
          <w:rPrChange w:id="161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16" w:author="Aarati AD" w:date="2023-04-06T10:12:00Z">
            <w:rPr>
              <w:rFonts w:ascii="Open Sans" w:hAnsi="Open Sans" w:cs="Open Sans"/>
              <w:color w:val="0B0B0B"/>
              <w:sz w:val="24"/>
              <w:szCs w:val="24"/>
              <w:shd w:val="clear" w:color="auto" w:fill="FFFFFF"/>
            </w:rPr>
          </w:rPrChange>
        </w:rPr>
        <w:t>group by (1,2)</w:t>
      </w:r>
      <w:commentRangeEnd w:id="1609"/>
      <w:r>
        <w:commentReference w:id="1609"/>
      </w:r>
    </w:p>
    <w:p w14:paraId="53CFC640" w14:textId="77777777" w:rsidR="00254258" w:rsidRPr="00254258" w:rsidRDefault="00304EF3">
      <w:pPr>
        <w:rPr>
          <w:rFonts w:ascii="Times New Roman" w:hAnsi="Times New Roman" w:cs="Times New Roman"/>
          <w:color w:val="0B0B0B"/>
          <w:sz w:val="24"/>
          <w:szCs w:val="24"/>
          <w:shd w:val="clear" w:color="auto" w:fill="FFFFFF"/>
          <w:rPrChange w:id="161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noProof/>
          <w:color w:val="0B0B0B"/>
          <w:sz w:val="24"/>
          <w:szCs w:val="24"/>
          <w:shd w:val="clear" w:color="auto" w:fill="FFFFFF"/>
          <w:rPrChange w:id="1618" w:author="Aarati AD" w:date="2023-04-06T10:12:00Z">
            <w:rPr>
              <w:rFonts w:ascii="Open Sans" w:hAnsi="Open Sans" w:cs="Open Sans"/>
              <w:noProof/>
              <w:color w:val="0B0B0B"/>
              <w:sz w:val="24"/>
              <w:szCs w:val="24"/>
              <w:shd w:val="clear" w:color="auto" w:fill="FFFFFF"/>
            </w:rPr>
          </w:rPrChange>
        </w:rPr>
        <w:drawing>
          <wp:inline distT="0" distB="0" distL="0" distR="0" wp14:anchorId="51E3B800" wp14:editId="2816BDC1">
            <wp:extent cx="4137660" cy="912408"/>
            <wp:effectExtent l="0" t="0" r="0" b="0"/>
            <wp:docPr id="2056126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rcRect/>
                    <a:stretch>
                      <a:fillRect/>
                    </a:stretch>
                  </pic:blipFill>
                  <pic:spPr>
                    <a:xfrm>
                      <a:off x="0" y="0"/>
                      <a:ext cx="4137660" cy="912408"/>
                    </a:xfrm>
                    <a:prstGeom prst="rect">
                      <a:avLst/>
                    </a:prstGeom>
                    <a:noFill/>
                    <a:ln>
                      <a:noFill/>
                    </a:ln>
                  </pic:spPr>
                </pic:pic>
              </a:graphicData>
            </a:graphic>
          </wp:inline>
        </w:drawing>
      </w:r>
    </w:p>
    <w:p w14:paraId="64F56694" w14:textId="77777777" w:rsidR="00254258" w:rsidRPr="00254258" w:rsidRDefault="00304EF3">
      <w:pPr>
        <w:rPr>
          <w:rFonts w:ascii="Times New Roman" w:hAnsi="Times New Roman" w:cs="Times New Roman"/>
          <w:b/>
          <w:bCs/>
          <w:color w:val="0B0B0B"/>
          <w:shd w:val="clear" w:color="auto" w:fill="FFFFFF"/>
          <w:rPrChange w:id="1619" w:author="Aarati AD" w:date="2023-04-06T10:12:00Z">
            <w:rPr>
              <w:rFonts w:ascii="Open Sans" w:hAnsi="Open Sans" w:cs="Open Sans"/>
              <w:b/>
              <w:bCs/>
              <w:color w:val="0B0B0B"/>
              <w:shd w:val="clear" w:color="auto" w:fill="FFFFFF"/>
            </w:rPr>
          </w:rPrChange>
        </w:rPr>
      </w:pPr>
      <w:r>
        <w:rPr>
          <w:rFonts w:ascii="Times New Roman" w:hAnsi="Times New Roman" w:cs="Times New Roman"/>
          <w:color w:val="0B0B0B"/>
          <w:sz w:val="24"/>
          <w:szCs w:val="24"/>
          <w:shd w:val="clear" w:color="auto" w:fill="FFFFFF"/>
          <w:rPrChange w:id="1620" w:author="Aarati AD" w:date="2023-04-06T10:12:00Z">
            <w:rPr>
              <w:rFonts w:ascii="Open Sans" w:hAnsi="Open Sans" w:cs="Open Sans"/>
              <w:color w:val="0B0B0B"/>
              <w:sz w:val="24"/>
              <w:szCs w:val="24"/>
              <w:shd w:val="clear" w:color="auto" w:fill="FFFFFF"/>
            </w:rPr>
          </w:rPrChange>
        </w:rPr>
        <w:br/>
      </w:r>
      <w:r>
        <w:rPr>
          <w:rFonts w:ascii="Times New Roman" w:hAnsi="Times New Roman" w:cs="Times New Roman"/>
          <w:b/>
          <w:bCs/>
          <w:color w:val="0B0B0B"/>
          <w:sz w:val="32"/>
          <w:szCs w:val="32"/>
          <w:highlight w:val="yellow"/>
          <w:shd w:val="clear" w:color="auto" w:fill="FFFFFF"/>
          <w:rPrChange w:id="1621" w:author="Aarati AD" w:date="2023-04-06T10:12:00Z">
            <w:rPr>
              <w:rFonts w:ascii="Open Sans" w:hAnsi="Open Sans" w:cs="Open Sans"/>
              <w:b/>
              <w:bCs/>
              <w:color w:val="0B0B0B"/>
              <w:sz w:val="32"/>
              <w:szCs w:val="32"/>
              <w:highlight w:val="yellow"/>
              <w:shd w:val="clear" w:color="auto" w:fill="FFFFFF"/>
            </w:rPr>
          </w:rPrChange>
        </w:rPr>
        <w:t xml:space="preserve">                        # why does not this query work                 ?            </w:t>
      </w:r>
      <w:r>
        <w:rPr>
          <w:rFonts w:ascii="Times New Roman" w:hAnsi="Times New Roman" w:cs="Times New Roman"/>
          <w:b/>
          <w:bCs/>
          <w:color w:val="0B0B0B"/>
          <w:sz w:val="32"/>
          <w:szCs w:val="32"/>
          <w:shd w:val="clear" w:color="auto" w:fill="FFFFFF"/>
          <w:rPrChange w:id="1622" w:author="Aarati AD" w:date="2023-04-06T10:12:00Z">
            <w:rPr>
              <w:rFonts w:ascii="Open Sans" w:hAnsi="Open Sans" w:cs="Open Sans"/>
              <w:b/>
              <w:bCs/>
              <w:color w:val="0B0B0B"/>
              <w:sz w:val="32"/>
              <w:szCs w:val="32"/>
              <w:shd w:val="clear" w:color="auto" w:fill="FFFFFF"/>
            </w:rPr>
          </w:rPrChange>
        </w:rPr>
        <w:t xml:space="preserve">  </w:t>
      </w:r>
    </w:p>
    <w:p w14:paraId="356D3A18" w14:textId="77777777" w:rsidR="00254258" w:rsidRPr="00254258" w:rsidRDefault="00304EF3">
      <w:pPr>
        <w:rPr>
          <w:rFonts w:ascii="Times New Roman" w:hAnsi="Times New Roman" w:cs="Times New Roman"/>
          <w:b/>
          <w:bCs/>
          <w:color w:val="0B0B0B"/>
          <w:sz w:val="24"/>
          <w:szCs w:val="24"/>
          <w:shd w:val="clear" w:color="auto" w:fill="FFFFFF"/>
          <w:rPrChange w:id="1623"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24" w:author="Aarati AD" w:date="2023-04-06T10:12:00Z">
            <w:rPr>
              <w:rFonts w:ascii="Open Sans" w:hAnsi="Open Sans" w:cs="Open Sans"/>
              <w:b/>
              <w:bCs/>
              <w:color w:val="0B0B0B"/>
              <w:sz w:val="24"/>
              <w:szCs w:val="24"/>
              <w:shd w:val="clear" w:color="auto" w:fill="FFFFFF"/>
            </w:rPr>
          </w:rPrChange>
        </w:rPr>
        <w:t>WITH t1 AS (</w:t>
      </w:r>
    </w:p>
    <w:p w14:paraId="3A5A8E00" w14:textId="77777777" w:rsidR="00254258" w:rsidRPr="00254258" w:rsidRDefault="00304EF3">
      <w:pPr>
        <w:rPr>
          <w:rFonts w:ascii="Times New Roman" w:hAnsi="Times New Roman" w:cs="Times New Roman"/>
          <w:b/>
          <w:bCs/>
          <w:color w:val="0B0B0B"/>
          <w:sz w:val="24"/>
          <w:szCs w:val="24"/>
          <w:shd w:val="clear" w:color="auto" w:fill="FFFFFF"/>
          <w:rPrChange w:id="1625"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26" w:author="Aarati AD" w:date="2023-04-06T10:12:00Z">
            <w:rPr>
              <w:rFonts w:ascii="Open Sans" w:hAnsi="Open Sans" w:cs="Open Sans"/>
              <w:b/>
              <w:bCs/>
              <w:color w:val="0B0B0B"/>
              <w:sz w:val="24"/>
              <w:szCs w:val="24"/>
              <w:shd w:val="clear" w:color="auto" w:fill="FFFFFF"/>
            </w:rPr>
          </w:rPrChange>
        </w:rPr>
        <w:t xml:space="preserve">      SELECT a.id id_1, a.name a_name, SUM (o.total_amt_usd) tot_spent</w:t>
      </w:r>
    </w:p>
    <w:p w14:paraId="3F066354" w14:textId="77777777" w:rsidR="00254258" w:rsidRPr="00254258" w:rsidRDefault="00304EF3">
      <w:pPr>
        <w:rPr>
          <w:rFonts w:ascii="Times New Roman" w:hAnsi="Times New Roman" w:cs="Times New Roman"/>
          <w:b/>
          <w:bCs/>
          <w:color w:val="0B0B0B"/>
          <w:sz w:val="24"/>
          <w:szCs w:val="24"/>
          <w:shd w:val="clear" w:color="auto" w:fill="FFFFFF"/>
          <w:rPrChange w:id="1627"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28" w:author="Aarati AD" w:date="2023-04-06T10:12:00Z">
            <w:rPr>
              <w:rFonts w:ascii="Open Sans" w:hAnsi="Open Sans" w:cs="Open Sans"/>
              <w:b/>
              <w:bCs/>
              <w:color w:val="0B0B0B"/>
              <w:sz w:val="24"/>
              <w:szCs w:val="24"/>
              <w:shd w:val="clear" w:color="auto" w:fill="FFFFFF"/>
            </w:rPr>
          </w:rPrChange>
        </w:rPr>
        <w:t xml:space="preserve">      FROM orders o</w:t>
      </w:r>
    </w:p>
    <w:p w14:paraId="731D525F" w14:textId="77777777" w:rsidR="00254258" w:rsidRPr="00254258" w:rsidRDefault="00304EF3">
      <w:pPr>
        <w:rPr>
          <w:rFonts w:ascii="Times New Roman" w:hAnsi="Times New Roman" w:cs="Times New Roman"/>
          <w:b/>
          <w:bCs/>
          <w:color w:val="0B0B0B"/>
          <w:sz w:val="24"/>
          <w:szCs w:val="24"/>
          <w:shd w:val="clear" w:color="auto" w:fill="FFFFFF"/>
          <w:rPrChange w:id="1629"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30" w:author="Aarati AD" w:date="2023-04-06T10:12:00Z">
            <w:rPr>
              <w:rFonts w:ascii="Open Sans" w:hAnsi="Open Sans" w:cs="Open Sans"/>
              <w:b/>
              <w:bCs/>
              <w:color w:val="0B0B0B"/>
              <w:sz w:val="24"/>
              <w:szCs w:val="24"/>
              <w:shd w:val="clear" w:color="auto" w:fill="FFFFFF"/>
            </w:rPr>
          </w:rPrChange>
        </w:rPr>
        <w:t xml:space="preserve">      JOIN accounts a</w:t>
      </w:r>
    </w:p>
    <w:p w14:paraId="46EE03F1" w14:textId="77777777" w:rsidR="00254258" w:rsidRPr="00254258" w:rsidRDefault="00304EF3">
      <w:pPr>
        <w:rPr>
          <w:rFonts w:ascii="Times New Roman" w:hAnsi="Times New Roman" w:cs="Times New Roman"/>
          <w:b/>
          <w:bCs/>
          <w:color w:val="0B0B0B"/>
          <w:sz w:val="24"/>
          <w:szCs w:val="24"/>
          <w:shd w:val="clear" w:color="auto" w:fill="FFFFFF"/>
          <w:rPrChange w:id="1631"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32" w:author="Aarati AD" w:date="2023-04-06T10:12:00Z">
            <w:rPr>
              <w:rFonts w:ascii="Open Sans" w:hAnsi="Open Sans" w:cs="Open Sans"/>
              <w:b/>
              <w:bCs/>
              <w:color w:val="0B0B0B"/>
              <w:sz w:val="24"/>
              <w:szCs w:val="24"/>
              <w:shd w:val="clear" w:color="auto" w:fill="FFFFFF"/>
            </w:rPr>
          </w:rPrChange>
        </w:rPr>
        <w:t xml:space="preserve">      ON a.id = o.account_id</w:t>
      </w:r>
    </w:p>
    <w:p w14:paraId="341A1117" w14:textId="77777777" w:rsidR="00254258" w:rsidRPr="00254258" w:rsidRDefault="00304EF3">
      <w:pPr>
        <w:rPr>
          <w:rFonts w:ascii="Times New Roman" w:hAnsi="Times New Roman" w:cs="Times New Roman"/>
          <w:b/>
          <w:bCs/>
          <w:color w:val="0B0B0B"/>
          <w:sz w:val="24"/>
          <w:szCs w:val="24"/>
          <w:shd w:val="clear" w:color="auto" w:fill="FFFFFF"/>
          <w:rPrChange w:id="1633"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34" w:author="Aarati AD" w:date="2023-04-06T10:12:00Z">
            <w:rPr>
              <w:rFonts w:ascii="Open Sans" w:hAnsi="Open Sans" w:cs="Open Sans"/>
              <w:b/>
              <w:bCs/>
              <w:color w:val="0B0B0B"/>
              <w:sz w:val="24"/>
              <w:szCs w:val="24"/>
              <w:shd w:val="clear" w:color="auto" w:fill="FFFFFF"/>
            </w:rPr>
          </w:rPrChange>
        </w:rPr>
        <w:t xml:space="preserve">      GROUP BY a.id, a.name</w:t>
      </w:r>
    </w:p>
    <w:p w14:paraId="670E5F58" w14:textId="77777777" w:rsidR="00254258" w:rsidRPr="00254258" w:rsidRDefault="00304EF3">
      <w:pPr>
        <w:rPr>
          <w:rFonts w:ascii="Times New Roman" w:hAnsi="Times New Roman" w:cs="Times New Roman"/>
          <w:b/>
          <w:bCs/>
          <w:color w:val="0B0B0B"/>
          <w:sz w:val="24"/>
          <w:szCs w:val="24"/>
          <w:shd w:val="clear" w:color="auto" w:fill="FFFFFF"/>
          <w:rPrChange w:id="1635"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36" w:author="Aarati AD" w:date="2023-04-06T10:12:00Z">
            <w:rPr>
              <w:rFonts w:ascii="Open Sans" w:hAnsi="Open Sans" w:cs="Open Sans"/>
              <w:b/>
              <w:bCs/>
              <w:color w:val="0B0B0B"/>
              <w:sz w:val="24"/>
              <w:szCs w:val="24"/>
              <w:shd w:val="clear" w:color="auto" w:fill="FFFFFF"/>
            </w:rPr>
          </w:rPrChange>
        </w:rPr>
        <w:t xml:space="preserve">      ORDER BY 3 DESC</w:t>
      </w:r>
    </w:p>
    <w:p w14:paraId="2D6C9174" w14:textId="77777777" w:rsidR="00254258" w:rsidRPr="00254258" w:rsidRDefault="00304EF3">
      <w:pPr>
        <w:rPr>
          <w:rFonts w:ascii="Times New Roman" w:hAnsi="Times New Roman" w:cs="Times New Roman"/>
          <w:b/>
          <w:bCs/>
          <w:color w:val="0B0B0B"/>
          <w:sz w:val="24"/>
          <w:szCs w:val="24"/>
          <w:shd w:val="clear" w:color="auto" w:fill="FFFFFF"/>
          <w:rPrChange w:id="1637"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38" w:author="Aarati AD" w:date="2023-04-06T10:12:00Z">
            <w:rPr>
              <w:rFonts w:ascii="Open Sans" w:hAnsi="Open Sans" w:cs="Open Sans"/>
              <w:b/>
              <w:bCs/>
              <w:color w:val="0B0B0B"/>
              <w:sz w:val="24"/>
              <w:szCs w:val="24"/>
              <w:shd w:val="clear" w:color="auto" w:fill="FFFFFF"/>
            </w:rPr>
          </w:rPrChange>
        </w:rPr>
        <w:t xml:space="preserve">      LIMIT 1)</w:t>
      </w:r>
    </w:p>
    <w:p w14:paraId="3914EADB" w14:textId="77777777" w:rsidR="00254258" w:rsidRPr="00254258" w:rsidRDefault="00304EF3">
      <w:pPr>
        <w:rPr>
          <w:rFonts w:ascii="Times New Roman" w:hAnsi="Times New Roman" w:cs="Times New Roman"/>
          <w:b/>
          <w:bCs/>
          <w:color w:val="0B0B0B"/>
          <w:sz w:val="24"/>
          <w:szCs w:val="24"/>
          <w:shd w:val="clear" w:color="auto" w:fill="FFFFFF"/>
          <w:rPrChange w:id="1639"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40" w:author="Aarati AD" w:date="2023-04-06T10:12:00Z">
            <w:rPr>
              <w:rFonts w:ascii="Open Sans" w:hAnsi="Open Sans" w:cs="Open Sans"/>
              <w:b/>
              <w:bCs/>
              <w:color w:val="0B0B0B"/>
              <w:sz w:val="24"/>
              <w:szCs w:val="24"/>
              <w:shd w:val="clear" w:color="auto" w:fill="FFFFFF"/>
            </w:rPr>
          </w:rPrChange>
        </w:rPr>
        <w:t>SELECT a.name, w.channel, COUNT(*)</w:t>
      </w:r>
    </w:p>
    <w:p w14:paraId="7282939F" w14:textId="77777777" w:rsidR="00254258" w:rsidRPr="00254258" w:rsidRDefault="00304EF3">
      <w:pPr>
        <w:rPr>
          <w:rFonts w:ascii="Times New Roman" w:hAnsi="Times New Roman" w:cs="Times New Roman"/>
          <w:b/>
          <w:bCs/>
          <w:color w:val="0B0B0B"/>
          <w:sz w:val="24"/>
          <w:szCs w:val="24"/>
          <w:shd w:val="clear" w:color="auto" w:fill="FFFFFF"/>
          <w:rPrChange w:id="1641"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42" w:author="Aarati AD" w:date="2023-04-06T10:12:00Z">
            <w:rPr>
              <w:rFonts w:ascii="Open Sans" w:hAnsi="Open Sans" w:cs="Open Sans"/>
              <w:b/>
              <w:bCs/>
              <w:color w:val="0B0B0B"/>
              <w:sz w:val="24"/>
              <w:szCs w:val="24"/>
              <w:shd w:val="clear" w:color="auto" w:fill="FFFFFF"/>
            </w:rPr>
          </w:rPrChange>
        </w:rPr>
        <w:t>FROM accounts a</w:t>
      </w:r>
    </w:p>
    <w:p w14:paraId="16662038" w14:textId="77777777" w:rsidR="00254258" w:rsidRPr="00254258" w:rsidRDefault="00304EF3">
      <w:pPr>
        <w:rPr>
          <w:rFonts w:ascii="Times New Roman" w:hAnsi="Times New Roman" w:cs="Times New Roman"/>
          <w:b/>
          <w:bCs/>
          <w:color w:val="0B0B0B"/>
          <w:sz w:val="24"/>
          <w:szCs w:val="24"/>
          <w:shd w:val="clear" w:color="auto" w:fill="FFFFFF"/>
          <w:rPrChange w:id="1643"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44" w:author="Aarati AD" w:date="2023-04-06T10:12:00Z">
            <w:rPr>
              <w:rFonts w:ascii="Open Sans" w:hAnsi="Open Sans" w:cs="Open Sans"/>
              <w:b/>
              <w:bCs/>
              <w:color w:val="0B0B0B"/>
              <w:sz w:val="24"/>
              <w:szCs w:val="24"/>
              <w:shd w:val="clear" w:color="auto" w:fill="FFFFFF"/>
            </w:rPr>
          </w:rPrChange>
        </w:rPr>
        <w:t>JOIN web_events w</w:t>
      </w:r>
    </w:p>
    <w:p w14:paraId="66EEB5B8" w14:textId="77777777" w:rsidR="00254258" w:rsidRPr="00254258" w:rsidRDefault="00304EF3">
      <w:pPr>
        <w:rPr>
          <w:rFonts w:ascii="Times New Roman" w:hAnsi="Times New Roman" w:cs="Times New Roman"/>
          <w:b/>
          <w:bCs/>
          <w:color w:val="0B0B0B"/>
          <w:sz w:val="24"/>
          <w:szCs w:val="24"/>
          <w:shd w:val="clear" w:color="auto" w:fill="FFFFFF"/>
          <w:rPrChange w:id="1645"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46" w:author="Aarati AD" w:date="2023-04-06T10:12:00Z">
            <w:rPr>
              <w:rFonts w:ascii="Open Sans" w:hAnsi="Open Sans" w:cs="Open Sans"/>
              <w:b/>
              <w:bCs/>
              <w:color w:val="0B0B0B"/>
              <w:sz w:val="24"/>
              <w:szCs w:val="24"/>
              <w:shd w:val="clear" w:color="auto" w:fill="FFFFFF"/>
            </w:rPr>
          </w:rPrChange>
        </w:rPr>
        <w:t>ON a.id = w.account_id AND a.id = (SELECT id_1 FROM t1)</w:t>
      </w:r>
    </w:p>
    <w:p w14:paraId="6EBE4894" w14:textId="77777777" w:rsidR="00254258" w:rsidRPr="00254258" w:rsidRDefault="00304EF3">
      <w:pPr>
        <w:rPr>
          <w:rFonts w:ascii="Times New Roman" w:hAnsi="Times New Roman" w:cs="Times New Roman"/>
          <w:b/>
          <w:bCs/>
          <w:color w:val="0B0B0B"/>
          <w:sz w:val="24"/>
          <w:szCs w:val="24"/>
          <w:shd w:val="clear" w:color="auto" w:fill="FFFFFF"/>
          <w:rPrChange w:id="1647"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48" w:author="Aarati AD" w:date="2023-04-06T10:12:00Z">
            <w:rPr>
              <w:rFonts w:ascii="Open Sans" w:hAnsi="Open Sans" w:cs="Open Sans"/>
              <w:b/>
              <w:bCs/>
              <w:color w:val="0B0B0B"/>
              <w:sz w:val="24"/>
              <w:szCs w:val="24"/>
              <w:shd w:val="clear" w:color="auto" w:fill="FFFFFF"/>
            </w:rPr>
          </w:rPrChange>
        </w:rPr>
        <w:t>GROUP BY 1, 2</w:t>
      </w:r>
    </w:p>
    <w:p w14:paraId="14F355D2" w14:textId="77777777" w:rsidR="00254258" w:rsidRPr="00254258" w:rsidRDefault="00304EF3">
      <w:pPr>
        <w:rPr>
          <w:rFonts w:ascii="Times New Roman" w:hAnsi="Times New Roman" w:cs="Times New Roman"/>
          <w:color w:val="0B0B0B"/>
          <w:sz w:val="24"/>
          <w:szCs w:val="24"/>
          <w:shd w:val="clear" w:color="auto" w:fill="FFFFFF"/>
          <w:rPrChange w:id="164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50" w:author="Aarati AD" w:date="2023-04-06T10:12:00Z">
            <w:rPr>
              <w:rFonts w:ascii="Open Sans" w:hAnsi="Open Sans" w:cs="Open Sans"/>
              <w:b/>
              <w:bCs/>
              <w:color w:val="0B0B0B"/>
              <w:sz w:val="24"/>
              <w:szCs w:val="24"/>
              <w:shd w:val="clear" w:color="auto" w:fill="FFFFFF"/>
            </w:rPr>
          </w:rPrChange>
        </w:rPr>
        <w:t>ORDER BY 3 DESC;</w:t>
      </w:r>
    </w:p>
    <w:p w14:paraId="56301D19" w14:textId="77777777" w:rsidR="00254258" w:rsidRPr="00254258" w:rsidRDefault="00254258">
      <w:pPr>
        <w:rPr>
          <w:rFonts w:ascii="Times New Roman" w:hAnsi="Times New Roman" w:cs="Times New Roman"/>
          <w:color w:val="0B0B0B"/>
          <w:sz w:val="24"/>
          <w:szCs w:val="24"/>
          <w:shd w:val="clear" w:color="auto" w:fill="FFFFFF"/>
          <w:rPrChange w:id="1651" w:author="Aarati AD" w:date="2023-04-06T10:12:00Z">
            <w:rPr>
              <w:rFonts w:ascii="Open Sans" w:hAnsi="Open Sans" w:cs="Open Sans"/>
              <w:color w:val="0B0B0B"/>
              <w:sz w:val="24"/>
              <w:szCs w:val="24"/>
              <w:shd w:val="clear" w:color="auto" w:fill="FFFFFF"/>
            </w:rPr>
          </w:rPrChange>
        </w:rPr>
      </w:pPr>
    </w:p>
    <w:p w14:paraId="0ED930AF" w14:textId="77777777" w:rsidR="00254258" w:rsidRPr="00254258" w:rsidRDefault="00304EF3">
      <w:pPr>
        <w:rPr>
          <w:rFonts w:ascii="Times New Roman" w:hAnsi="Times New Roman" w:cs="Times New Roman"/>
          <w:color w:val="0B0B0B"/>
          <w:sz w:val="24"/>
          <w:szCs w:val="24"/>
          <w:shd w:val="clear" w:color="auto" w:fill="FFFFFF"/>
          <w:rPrChange w:id="1652"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noProof/>
          <w:color w:val="0B0B0B"/>
          <w:sz w:val="24"/>
          <w:szCs w:val="24"/>
          <w:shd w:val="clear" w:color="auto" w:fill="FFFFFF"/>
          <w:rPrChange w:id="1653" w:author="Aarati AD" w:date="2023-04-06T10:12:00Z">
            <w:rPr>
              <w:rFonts w:ascii="Open Sans" w:hAnsi="Open Sans" w:cs="Open Sans"/>
              <w:noProof/>
              <w:color w:val="0B0B0B"/>
              <w:sz w:val="24"/>
              <w:szCs w:val="24"/>
              <w:shd w:val="clear" w:color="auto" w:fill="FFFFFF"/>
            </w:rPr>
          </w:rPrChange>
        </w:rPr>
        <w:lastRenderedPageBreak/>
        <w:drawing>
          <wp:inline distT="0" distB="0" distL="0" distR="0" wp14:anchorId="0B7A6238" wp14:editId="7116AE4C">
            <wp:extent cx="5941695" cy="1135380"/>
            <wp:effectExtent l="0" t="0" r="0" b="0"/>
            <wp:docPr id="2056126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t="-1" b="5090"/>
                    <a:stretch/>
                  </pic:blipFill>
                  <pic:spPr>
                    <a:xfrm>
                      <a:off x="0" y="0"/>
                      <a:ext cx="5941695" cy="1135380"/>
                    </a:xfrm>
                    <a:prstGeom prst="rect">
                      <a:avLst/>
                    </a:prstGeom>
                    <a:noFill/>
                    <a:ln>
                      <a:noFill/>
                    </a:ln>
                  </pic:spPr>
                </pic:pic>
              </a:graphicData>
            </a:graphic>
          </wp:inline>
        </w:drawing>
      </w:r>
    </w:p>
    <w:p w14:paraId="3D2D72EE" w14:textId="77777777" w:rsidR="00254258" w:rsidRPr="00254258" w:rsidRDefault="00304EF3">
      <w:pPr>
        <w:rPr>
          <w:rFonts w:ascii="Times New Roman" w:hAnsi="Times New Roman" w:cs="Times New Roman"/>
          <w:b/>
          <w:bCs/>
          <w:color w:val="0B0B0B"/>
          <w:sz w:val="24"/>
          <w:szCs w:val="24"/>
          <w:shd w:val="clear" w:color="auto" w:fill="FFFFFF"/>
          <w:rPrChange w:id="1654"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55" w:author="Aarati AD" w:date="2023-04-06T10:12:00Z">
            <w:rPr>
              <w:rFonts w:ascii="Open Sans" w:hAnsi="Open Sans" w:cs="Open Sans"/>
              <w:b/>
              <w:bCs/>
              <w:color w:val="0B0B0B"/>
              <w:sz w:val="24"/>
              <w:szCs w:val="24"/>
              <w:shd w:val="clear" w:color="auto" w:fill="FFFFFF"/>
            </w:rPr>
          </w:rPrChange>
        </w:rPr>
        <w:t>For the customer that spent the most (in total over their lifetime as a customer) </w:t>
      </w:r>
      <w:r>
        <w:rPr>
          <w:rStyle w:val="Strong"/>
          <w:rFonts w:ascii="Times New Roman" w:hAnsi="Times New Roman" w:cs="Times New Roman"/>
          <w:b w:val="0"/>
          <w:bCs w:val="0"/>
          <w:color w:val="0B0B0B"/>
          <w:sz w:val="24"/>
          <w:szCs w:val="24"/>
          <w:bdr w:val="single" w:sz="2" w:space="0" w:color="auto"/>
          <w:shd w:val="clear" w:color="auto" w:fill="FFFFFF"/>
          <w:rPrChange w:id="1656"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total_amt_usd</w:t>
      </w:r>
      <w:r>
        <w:rPr>
          <w:rFonts w:ascii="Times New Roman" w:hAnsi="Times New Roman" w:cs="Times New Roman"/>
          <w:b/>
          <w:bCs/>
          <w:color w:val="0B0B0B"/>
          <w:sz w:val="24"/>
          <w:szCs w:val="24"/>
          <w:shd w:val="clear" w:color="auto" w:fill="FFFFFF"/>
          <w:rPrChange w:id="1657" w:author="Aarati AD" w:date="2023-04-06T10:12:00Z">
            <w:rPr>
              <w:rFonts w:ascii="Open Sans" w:hAnsi="Open Sans" w:cs="Open Sans"/>
              <w:b/>
              <w:bCs/>
              <w:color w:val="0B0B0B"/>
              <w:sz w:val="24"/>
              <w:szCs w:val="24"/>
              <w:shd w:val="clear" w:color="auto" w:fill="FFFFFF"/>
            </w:rPr>
          </w:rPrChange>
        </w:rPr>
        <w:t>, how many </w:t>
      </w:r>
      <w:r>
        <w:rPr>
          <w:rStyle w:val="Strong"/>
          <w:rFonts w:ascii="Times New Roman" w:hAnsi="Times New Roman" w:cs="Times New Roman"/>
          <w:b w:val="0"/>
          <w:bCs w:val="0"/>
          <w:color w:val="0B0B0B"/>
          <w:sz w:val="24"/>
          <w:szCs w:val="24"/>
          <w:bdr w:val="single" w:sz="2" w:space="0" w:color="auto"/>
          <w:shd w:val="clear" w:color="auto" w:fill="FFFFFF"/>
          <w:rPrChange w:id="1658" w:author="Aarati AD" w:date="2023-04-06T10:12:00Z">
            <w:rPr>
              <w:rStyle w:val="Strong"/>
              <w:rFonts w:ascii="Open Sans" w:hAnsi="Open Sans" w:cs="Open Sans"/>
              <w:b w:val="0"/>
              <w:bCs w:val="0"/>
              <w:color w:val="0B0B0B"/>
              <w:sz w:val="24"/>
              <w:szCs w:val="24"/>
              <w:bdr w:val="single" w:sz="2" w:space="0" w:color="auto"/>
              <w:shd w:val="clear" w:color="auto" w:fill="FFFFFF"/>
            </w:rPr>
          </w:rPrChange>
        </w:rPr>
        <w:t>web_events</w:t>
      </w:r>
      <w:r>
        <w:rPr>
          <w:rFonts w:ascii="Times New Roman" w:hAnsi="Times New Roman" w:cs="Times New Roman"/>
          <w:b/>
          <w:bCs/>
          <w:color w:val="0B0B0B"/>
          <w:sz w:val="24"/>
          <w:szCs w:val="24"/>
          <w:shd w:val="clear" w:color="auto" w:fill="FFFFFF"/>
          <w:rPrChange w:id="1659" w:author="Aarati AD" w:date="2023-04-06T10:12:00Z">
            <w:rPr>
              <w:rFonts w:ascii="Open Sans" w:hAnsi="Open Sans" w:cs="Open Sans"/>
              <w:b/>
              <w:bCs/>
              <w:color w:val="0B0B0B"/>
              <w:sz w:val="24"/>
              <w:szCs w:val="24"/>
              <w:shd w:val="clear" w:color="auto" w:fill="FFFFFF"/>
            </w:rPr>
          </w:rPrChange>
        </w:rPr>
        <w:t> did they have for each channel?</w:t>
      </w:r>
    </w:p>
    <w:p w14:paraId="139EE7A2" w14:textId="77777777" w:rsidR="00254258" w:rsidRPr="00254258" w:rsidRDefault="00254258">
      <w:pPr>
        <w:rPr>
          <w:rFonts w:ascii="Times New Roman" w:hAnsi="Times New Roman" w:cs="Times New Roman"/>
          <w:color w:val="0B0B0B"/>
          <w:sz w:val="24"/>
          <w:szCs w:val="24"/>
          <w:shd w:val="clear" w:color="auto" w:fill="FFFFFF"/>
          <w:rPrChange w:id="1660" w:author="Aarati AD" w:date="2023-04-06T10:12:00Z">
            <w:rPr>
              <w:rFonts w:ascii="Open Sans" w:hAnsi="Open Sans" w:cs="Open Sans"/>
              <w:color w:val="0B0B0B"/>
              <w:sz w:val="24"/>
              <w:szCs w:val="24"/>
              <w:shd w:val="clear" w:color="auto" w:fill="FFFFFF"/>
            </w:rPr>
          </w:rPrChange>
        </w:rPr>
      </w:pPr>
    </w:p>
    <w:p w14:paraId="5228FD27" w14:textId="77777777" w:rsidR="00254258" w:rsidRPr="00254258" w:rsidRDefault="00304EF3">
      <w:pPr>
        <w:rPr>
          <w:rFonts w:ascii="Times New Roman" w:hAnsi="Times New Roman" w:cs="Times New Roman"/>
          <w:color w:val="0B0B0B"/>
          <w:sz w:val="24"/>
          <w:szCs w:val="24"/>
          <w:shd w:val="clear" w:color="auto" w:fill="FFFFFF"/>
          <w:rPrChange w:id="166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62" w:author="Aarati AD" w:date="2023-04-06T10:12:00Z">
            <w:rPr>
              <w:rFonts w:ascii="Open Sans" w:hAnsi="Open Sans" w:cs="Open Sans"/>
              <w:color w:val="0B0B0B"/>
              <w:sz w:val="24"/>
              <w:szCs w:val="24"/>
              <w:shd w:val="clear" w:color="auto" w:fill="FFFFFF"/>
            </w:rPr>
          </w:rPrChange>
        </w:rPr>
        <w:t>With t2 as (</w:t>
      </w:r>
    </w:p>
    <w:p w14:paraId="0984B011" w14:textId="77777777" w:rsidR="00254258" w:rsidRPr="00254258" w:rsidRDefault="00304EF3">
      <w:pPr>
        <w:rPr>
          <w:rFonts w:ascii="Times New Roman" w:hAnsi="Times New Roman" w:cs="Times New Roman"/>
          <w:color w:val="0B0B0B"/>
          <w:sz w:val="24"/>
          <w:szCs w:val="24"/>
          <w:shd w:val="clear" w:color="auto" w:fill="FFFFFF"/>
          <w:rPrChange w:id="166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64" w:author="Aarati AD" w:date="2023-04-06T10:12:00Z">
            <w:rPr>
              <w:rFonts w:ascii="Open Sans" w:hAnsi="Open Sans" w:cs="Open Sans"/>
              <w:color w:val="0B0B0B"/>
              <w:sz w:val="24"/>
              <w:szCs w:val="24"/>
              <w:shd w:val="clear" w:color="auto" w:fill="FFFFFF"/>
            </w:rPr>
          </w:rPrChange>
        </w:rPr>
        <w:t xml:space="preserve">Select a.id , a.name , sum(o.total_Amt_usd) tot_spend </w:t>
      </w:r>
    </w:p>
    <w:p w14:paraId="4263290F" w14:textId="77777777" w:rsidR="00254258" w:rsidRPr="00254258" w:rsidRDefault="00304EF3">
      <w:pPr>
        <w:rPr>
          <w:rFonts w:ascii="Times New Roman" w:hAnsi="Times New Roman" w:cs="Times New Roman"/>
          <w:color w:val="0B0B0B"/>
          <w:sz w:val="24"/>
          <w:szCs w:val="24"/>
          <w:shd w:val="clear" w:color="auto" w:fill="FFFFFF"/>
          <w:rPrChange w:id="166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66" w:author="Aarati AD" w:date="2023-04-06T10:12:00Z">
            <w:rPr>
              <w:rFonts w:ascii="Open Sans" w:hAnsi="Open Sans" w:cs="Open Sans"/>
              <w:color w:val="0B0B0B"/>
              <w:sz w:val="24"/>
              <w:szCs w:val="24"/>
              <w:shd w:val="clear" w:color="auto" w:fill="FFFFFF"/>
            </w:rPr>
          </w:rPrChange>
        </w:rPr>
        <w:t xml:space="preserve">From orders o </w:t>
      </w:r>
    </w:p>
    <w:p w14:paraId="712AF6B8" w14:textId="77777777" w:rsidR="00254258" w:rsidRPr="00254258" w:rsidRDefault="00304EF3">
      <w:pPr>
        <w:rPr>
          <w:rFonts w:ascii="Times New Roman" w:hAnsi="Times New Roman" w:cs="Times New Roman"/>
          <w:color w:val="0B0B0B"/>
          <w:sz w:val="24"/>
          <w:szCs w:val="24"/>
          <w:shd w:val="clear" w:color="auto" w:fill="FFFFFF"/>
          <w:rPrChange w:id="166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68" w:author="Aarati AD" w:date="2023-04-06T10:12:00Z">
            <w:rPr>
              <w:rFonts w:ascii="Open Sans" w:hAnsi="Open Sans" w:cs="Open Sans"/>
              <w:color w:val="0B0B0B"/>
              <w:sz w:val="24"/>
              <w:szCs w:val="24"/>
              <w:shd w:val="clear" w:color="auto" w:fill="FFFFFF"/>
            </w:rPr>
          </w:rPrChange>
        </w:rPr>
        <w:t xml:space="preserve">Join accounts a </w:t>
      </w:r>
    </w:p>
    <w:p w14:paraId="1847DB9F" w14:textId="77777777" w:rsidR="00254258" w:rsidRPr="00254258" w:rsidRDefault="00304EF3">
      <w:pPr>
        <w:rPr>
          <w:rFonts w:ascii="Times New Roman" w:hAnsi="Times New Roman" w:cs="Times New Roman"/>
          <w:color w:val="0B0B0B"/>
          <w:sz w:val="24"/>
          <w:szCs w:val="24"/>
          <w:shd w:val="clear" w:color="auto" w:fill="FFFFFF"/>
          <w:rPrChange w:id="166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70" w:author="Aarati AD" w:date="2023-04-06T10:12:00Z">
            <w:rPr>
              <w:rFonts w:ascii="Open Sans" w:hAnsi="Open Sans" w:cs="Open Sans"/>
              <w:color w:val="0B0B0B"/>
              <w:sz w:val="24"/>
              <w:szCs w:val="24"/>
              <w:shd w:val="clear" w:color="auto" w:fill="FFFFFF"/>
            </w:rPr>
          </w:rPrChange>
        </w:rPr>
        <w:t xml:space="preserve">On a.id = o.account_id </w:t>
      </w:r>
    </w:p>
    <w:p w14:paraId="17C11019" w14:textId="77777777" w:rsidR="00254258" w:rsidRPr="00254258" w:rsidRDefault="00304EF3">
      <w:pPr>
        <w:rPr>
          <w:rFonts w:ascii="Times New Roman" w:hAnsi="Times New Roman" w:cs="Times New Roman"/>
          <w:color w:val="0B0B0B"/>
          <w:sz w:val="24"/>
          <w:szCs w:val="24"/>
          <w:shd w:val="clear" w:color="auto" w:fill="FFFFFF"/>
          <w:rPrChange w:id="1671"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72" w:author="Aarati AD" w:date="2023-04-06T10:12:00Z">
            <w:rPr>
              <w:rFonts w:ascii="Open Sans" w:hAnsi="Open Sans" w:cs="Open Sans"/>
              <w:color w:val="0B0B0B"/>
              <w:sz w:val="24"/>
              <w:szCs w:val="24"/>
              <w:shd w:val="clear" w:color="auto" w:fill="FFFFFF"/>
            </w:rPr>
          </w:rPrChange>
        </w:rPr>
        <w:t xml:space="preserve">Group by a.id , a.name </w:t>
      </w:r>
    </w:p>
    <w:p w14:paraId="64933E6F" w14:textId="77777777" w:rsidR="00254258" w:rsidRPr="00254258" w:rsidRDefault="00304EF3">
      <w:pPr>
        <w:rPr>
          <w:rFonts w:ascii="Times New Roman" w:hAnsi="Times New Roman" w:cs="Times New Roman"/>
          <w:color w:val="0B0B0B"/>
          <w:sz w:val="24"/>
          <w:szCs w:val="24"/>
          <w:shd w:val="clear" w:color="auto" w:fill="FFFFFF"/>
          <w:rPrChange w:id="1673"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74" w:author="Aarati AD" w:date="2023-04-06T10:12:00Z">
            <w:rPr>
              <w:rFonts w:ascii="Open Sans" w:hAnsi="Open Sans" w:cs="Open Sans"/>
              <w:color w:val="0B0B0B"/>
              <w:sz w:val="24"/>
              <w:szCs w:val="24"/>
              <w:shd w:val="clear" w:color="auto" w:fill="FFFFFF"/>
            </w:rPr>
          </w:rPrChange>
        </w:rPr>
        <w:t xml:space="preserve">Order by  3 desc </w:t>
      </w:r>
    </w:p>
    <w:p w14:paraId="7FCF20BB" w14:textId="77777777" w:rsidR="00254258" w:rsidRPr="00254258" w:rsidRDefault="00304EF3">
      <w:pPr>
        <w:rPr>
          <w:rFonts w:ascii="Times New Roman" w:hAnsi="Times New Roman" w:cs="Times New Roman"/>
          <w:color w:val="0B0B0B"/>
          <w:sz w:val="24"/>
          <w:szCs w:val="24"/>
          <w:shd w:val="clear" w:color="auto" w:fill="FFFFFF"/>
          <w:rPrChange w:id="1675"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76" w:author="Aarati AD" w:date="2023-04-06T10:12:00Z">
            <w:rPr>
              <w:rFonts w:ascii="Open Sans" w:hAnsi="Open Sans" w:cs="Open Sans"/>
              <w:color w:val="0B0B0B"/>
              <w:sz w:val="24"/>
              <w:szCs w:val="24"/>
              <w:shd w:val="clear" w:color="auto" w:fill="FFFFFF"/>
            </w:rPr>
          </w:rPrChange>
        </w:rPr>
        <w:t>Limit 10 )</w:t>
      </w:r>
    </w:p>
    <w:p w14:paraId="4827A22A" w14:textId="77777777" w:rsidR="00254258" w:rsidRPr="00254258" w:rsidRDefault="00304EF3">
      <w:pPr>
        <w:rPr>
          <w:rFonts w:ascii="Times New Roman" w:hAnsi="Times New Roman" w:cs="Times New Roman"/>
          <w:color w:val="0B0B0B"/>
          <w:sz w:val="24"/>
          <w:szCs w:val="24"/>
          <w:shd w:val="clear" w:color="auto" w:fill="FFFFFF"/>
          <w:rPrChange w:id="1677"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78" w:author="Aarati AD" w:date="2023-04-06T10:12:00Z">
            <w:rPr>
              <w:rFonts w:ascii="Open Sans" w:hAnsi="Open Sans" w:cs="Open Sans"/>
              <w:color w:val="0B0B0B"/>
              <w:sz w:val="24"/>
              <w:szCs w:val="24"/>
              <w:shd w:val="clear" w:color="auto" w:fill="FFFFFF"/>
            </w:rPr>
          </w:rPrChange>
        </w:rPr>
        <w:t>Select avg(tot_spend)</w:t>
      </w:r>
    </w:p>
    <w:p w14:paraId="33850564" w14:textId="7019B1E2" w:rsidR="00254258" w:rsidRPr="00254258" w:rsidRDefault="00304EF3">
      <w:pPr>
        <w:rPr>
          <w:rFonts w:ascii="Times New Roman" w:hAnsi="Times New Roman" w:cs="Times New Roman"/>
          <w:color w:val="0B0B0B"/>
          <w:sz w:val="24"/>
          <w:szCs w:val="24"/>
          <w:shd w:val="clear" w:color="auto" w:fill="FFFFFF"/>
          <w:rPrChange w:id="1679" w:author="Aarati AD" w:date="2023-04-06T10:12:00Z">
            <w:rPr>
              <w:rFonts w:ascii="Open Sans" w:hAnsi="Open Sans" w:cs="Open Sans"/>
              <w:color w:val="0B0B0B"/>
              <w:sz w:val="24"/>
              <w:szCs w:val="24"/>
              <w:shd w:val="clear" w:color="auto" w:fill="FFFFFF"/>
            </w:rPr>
          </w:rPrChange>
        </w:rPr>
      </w:pPr>
      <w:r>
        <w:rPr>
          <w:rFonts w:ascii="Times New Roman" w:hAnsi="Times New Roman" w:cs="Times New Roman"/>
          <w:color w:val="0B0B0B"/>
          <w:sz w:val="24"/>
          <w:szCs w:val="24"/>
          <w:shd w:val="clear" w:color="auto" w:fill="FFFFFF"/>
          <w:rPrChange w:id="1680" w:author="Aarati AD" w:date="2023-04-06T10:12:00Z">
            <w:rPr>
              <w:rFonts w:ascii="Open Sans" w:hAnsi="Open Sans" w:cs="Open Sans"/>
              <w:color w:val="0B0B0B"/>
              <w:sz w:val="24"/>
              <w:szCs w:val="24"/>
              <w:shd w:val="clear" w:color="auto" w:fill="FFFFFF"/>
            </w:rPr>
          </w:rPrChange>
        </w:rPr>
        <w:t xml:space="preserve">From t2; </w:t>
      </w:r>
      <w:ins w:id="1681" w:author="Hp" w:date="2023-09-19T10:53:00Z">
        <w:r>
          <w:rPr>
            <w:rFonts w:ascii="Times New Roman" w:hAnsi="Times New Roman" w:cs="Times New Roman"/>
            <w:color w:val="0B0B0B"/>
            <w:sz w:val="24"/>
            <w:szCs w:val="24"/>
            <w:shd w:val="clear" w:color="auto" w:fill="FFFFFF"/>
          </w:rPr>
          <w:t xml:space="preserve">   </w:t>
        </w:r>
      </w:ins>
      <w:bookmarkStart w:id="1682" w:name="_GoBack"/>
      <w:bookmarkEnd w:id="1682"/>
    </w:p>
    <w:p w14:paraId="112CA8E5" w14:textId="77777777" w:rsidR="00254258" w:rsidRPr="00254258" w:rsidRDefault="00304EF3">
      <w:pPr>
        <w:rPr>
          <w:rFonts w:ascii="Times New Roman" w:hAnsi="Times New Roman" w:cs="Times New Roman"/>
          <w:b/>
          <w:bCs/>
          <w:color w:val="0B0B0B"/>
          <w:sz w:val="24"/>
          <w:szCs w:val="24"/>
          <w:shd w:val="clear" w:color="auto" w:fill="FFFFFF"/>
          <w:rPrChange w:id="1683" w:author="Aarati AD" w:date="2023-04-06T10:12:00Z">
            <w:rPr>
              <w:rFonts w:ascii="Open Sans" w:hAnsi="Open Sans" w:cs="Open Sans"/>
              <w:b/>
              <w:bCs/>
              <w:color w:val="0B0B0B"/>
              <w:sz w:val="24"/>
              <w:szCs w:val="24"/>
              <w:shd w:val="clear" w:color="auto" w:fill="FFFFFF"/>
            </w:rPr>
          </w:rPrChange>
        </w:rPr>
      </w:pPr>
      <w:r>
        <w:rPr>
          <w:rFonts w:ascii="Times New Roman" w:hAnsi="Times New Roman" w:cs="Times New Roman"/>
          <w:b/>
          <w:bCs/>
          <w:color w:val="0B0B0B"/>
          <w:sz w:val="24"/>
          <w:szCs w:val="24"/>
          <w:shd w:val="clear" w:color="auto" w:fill="FFFFFF"/>
          <w:rPrChange w:id="1684" w:author="Aarati AD" w:date="2023-04-06T10:12:00Z">
            <w:rPr>
              <w:rFonts w:ascii="Open Sans" w:hAnsi="Open Sans" w:cs="Open Sans"/>
              <w:b/>
              <w:bCs/>
              <w:color w:val="0B0B0B"/>
              <w:sz w:val="24"/>
              <w:szCs w:val="24"/>
              <w:shd w:val="clear" w:color="auto" w:fill="FFFFFF"/>
            </w:rPr>
          </w:rPrChange>
        </w:rPr>
        <w:t>6. What is the lifetime average amount spent in terms of **total_amt_usd**, including only the companies that spent more per order, on average, than the average of all orders.</w:t>
      </w:r>
      <w:r>
        <w:rPr>
          <w:rFonts w:ascii="Times New Roman" w:hAnsi="Times New Roman" w:cs="Times New Roman"/>
          <w:b/>
          <w:bCs/>
          <w:color w:val="0B0B0B"/>
          <w:shd w:val="clear" w:color="auto" w:fill="FFFFFF"/>
          <w:rPrChange w:id="1685" w:author="Aarati AD" w:date="2023-04-06T10:12:00Z">
            <w:rPr>
              <w:rFonts w:ascii="Open Sans" w:hAnsi="Open Sans" w:cs="Open Sans"/>
              <w:b/>
              <w:bCs/>
              <w:color w:val="0B0B0B"/>
              <w:shd w:val="clear" w:color="auto" w:fill="FFFFFF"/>
            </w:rPr>
          </w:rPrChange>
        </w:rPr>
        <w:t xml:space="preserve"> </w:t>
      </w:r>
    </w:p>
    <w:p w14:paraId="79580B51" w14:textId="77777777" w:rsidR="00254258" w:rsidRPr="00254258" w:rsidRDefault="00304EF3">
      <w:pPr>
        <w:pBdr>
          <w:bottom w:val="single" w:sz="6" w:space="1" w:color="auto"/>
        </w:pBdr>
        <w:rPr>
          <w:rFonts w:ascii="Times New Roman" w:hAnsi="Times New Roman" w:cs="Times New Roman"/>
          <w:sz w:val="24"/>
          <w:szCs w:val="24"/>
          <w:rPrChange w:id="1686" w:author="Aarati AD" w:date="2023-04-06T10:12:00Z">
            <w:rPr>
              <w:sz w:val="24"/>
              <w:szCs w:val="24"/>
            </w:rPr>
          </w:rPrChange>
        </w:rPr>
      </w:pPr>
      <w:r>
        <w:rPr>
          <w:rFonts w:ascii="Times New Roman" w:hAnsi="Times New Roman" w:cs="Times New Roman"/>
          <w:sz w:val="24"/>
          <w:szCs w:val="24"/>
          <w:rPrChange w:id="1687" w:author="Aarati AD" w:date="2023-04-06T10:12:00Z">
            <w:rPr>
              <w:sz w:val="24"/>
              <w:szCs w:val="24"/>
            </w:rPr>
          </w:rPrChange>
        </w:rPr>
        <w:t>With t1  AS</w:t>
      </w:r>
    </w:p>
    <w:p w14:paraId="41B7101F" w14:textId="77777777" w:rsidR="00254258" w:rsidRPr="00254258" w:rsidRDefault="00304EF3">
      <w:pPr>
        <w:pBdr>
          <w:bottom w:val="single" w:sz="6" w:space="1" w:color="auto"/>
        </w:pBdr>
        <w:rPr>
          <w:rFonts w:ascii="Times New Roman" w:hAnsi="Times New Roman" w:cs="Times New Roman"/>
          <w:sz w:val="24"/>
          <w:szCs w:val="24"/>
          <w:rPrChange w:id="1688" w:author="Aarati AD" w:date="2023-04-06T10:12:00Z">
            <w:rPr>
              <w:sz w:val="24"/>
              <w:szCs w:val="24"/>
            </w:rPr>
          </w:rPrChange>
        </w:rPr>
      </w:pPr>
      <w:r>
        <w:rPr>
          <w:rFonts w:ascii="Times New Roman" w:hAnsi="Times New Roman" w:cs="Times New Roman"/>
          <w:sz w:val="24"/>
          <w:szCs w:val="24"/>
          <w:rPrChange w:id="1689" w:author="Aarati AD" w:date="2023-04-06T10:12:00Z">
            <w:rPr>
              <w:sz w:val="24"/>
              <w:szCs w:val="24"/>
            </w:rPr>
          </w:rPrChange>
        </w:rPr>
        <w:t>(</w:t>
      </w:r>
    </w:p>
    <w:p w14:paraId="26F24C1B" w14:textId="77777777" w:rsidR="00254258" w:rsidRPr="00254258" w:rsidRDefault="00304EF3">
      <w:pPr>
        <w:pBdr>
          <w:bottom w:val="single" w:sz="6" w:space="1" w:color="auto"/>
        </w:pBdr>
        <w:rPr>
          <w:rFonts w:ascii="Times New Roman" w:hAnsi="Times New Roman" w:cs="Times New Roman"/>
          <w:sz w:val="24"/>
          <w:szCs w:val="24"/>
          <w:rPrChange w:id="1690" w:author="Aarati AD" w:date="2023-04-06T10:12:00Z">
            <w:rPr>
              <w:sz w:val="24"/>
              <w:szCs w:val="24"/>
            </w:rPr>
          </w:rPrChange>
        </w:rPr>
      </w:pPr>
      <w:r>
        <w:rPr>
          <w:rFonts w:ascii="Times New Roman" w:hAnsi="Times New Roman" w:cs="Times New Roman"/>
          <w:sz w:val="24"/>
          <w:szCs w:val="24"/>
          <w:rPrChange w:id="1691" w:author="Aarati AD" w:date="2023-04-06T10:12:00Z">
            <w:rPr>
              <w:sz w:val="24"/>
              <w:szCs w:val="24"/>
            </w:rPr>
          </w:rPrChange>
        </w:rPr>
        <w:t xml:space="preserve">Select AVG(o.total_Amt_usd) avgall </w:t>
      </w:r>
    </w:p>
    <w:p w14:paraId="385E6F4A" w14:textId="77777777" w:rsidR="00254258" w:rsidRPr="00254258" w:rsidRDefault="00304EF3">
      <w:pPr>
        <w:pBdr>
          <w:bottom w:val="single" w:sz="6" w:space="1" w:color="auto"/>
        </w:pBdr>
        <w:rPr>
          <w:rFonts w:ascii="Times New Roman" w:hAnsi="Times New Roman" w:cs="Times New Roman"/>
          <w:sz w:val="24"/>
          <w:szCs w:val="24"/>
          <w:rPrChange w:id="1692" w:author="Aarati AD" w:date="2023-04-06T10:12:00Z">
            <w:rPr>
              <w:sz w:val="24"/>
              <w:szCs w:val="24"/>
            </w:rPr>
          </w:rPrChange>
        </w:rPr>
      </w:pPr>
      <w:r>
        <w:rPr>
          <w:rFonts w:ascii="Times New Roman" w:hAnsi="Times New Roman" w:cs="Times New Roman"/>
          <w:sz w:val="24"/>
          <w:szCs w:val="24"/>
          <w:rPrChange w:id="1693" w:author="Aarati AD" w:date="2023-04-06T10:12:00Z">
            <w:rPr>
              <w:sz w:val="24"/>
              <w:szCs w:val="24"/>
            </w:rPr>
          </w:rPrChange>
        </w:rPr>
        <w:t xml:space="preserve">From orders o </w:t>
      </w:r>
    </w:p>
    <w:p w14:paraId="19E04EAA" w14:textId="77777777" w:rsidR="00254258" w:rsidRPr="00254258" w:rsidRDefault="00304EF3">
      <w:pPr>
        <w:pBdr>
          <w:bottom w:val="single" w:sz="6" w:space="1" w:color="auto"/>
        </w:pBdr>
        <w:rPr>
          <w:rFonts w:ascii="Times New Roman" w:hAnsi="Times New Roman" w:cs="Times New Roman"/>
          <w:sz w:val="24"/>
          <w:szCs w:val="24"/>
          <w:rPrChange w:id="1694" w:author="Aarati AD" w:date="2023-04-06T10:12:00Z">
            <w:rPr>
              <w:sz w:val="24"/>
              <w:szCs w:val="24"/>
            </w:rPr>
          </w:rPrChange>
        </w:rPr>
      </w:pPr>
      <w:r>
        <w:rPr>
          <w:rFonts w:ascii="Times New Roman" w:hAnsi="Times New Roman" w:cs="Times New Roman"/>
          <w:sz w:val="24"/>
          <w:szCs w:val="24"/>
          <w:rPrChange w:id="1695" w:author="Aarati AD" w:date="2023-04-06T10:12:00Z">
            <w:rPr>
              <w:sz w:val="24"/>
              <w:szCs w:val="24"/>
            </w:rPr>
          </w:rPrChange>
        </w:rPr>
        <w:t>),</w:t>
      </w:r>
    </w:p>
    <w:p w14:paraId="4D368EFF" w14:textId="77777777" w:rsidR="00254258" w:rsidRPr="00254258" w:rsidRDefault="00304EF3">
      <w:pPr>
        <w:pBdr>
          <w:bottom w:val="single" w:sz="6" w:space="1" w:color="auto"/>
        </w:pBdr>
        <w:rPr>
          <w:rFonts w:ascii="Times New Roman" w:hAnsi="Times New Roman" w:cs="Times New Roman"/>
          <w:sz w:val="24"/>
          <w:szCs w:val="24"/>
          <w:rPrChange w:id="1696" w:author="Aarati AD" w:date="2023-04-06T10:12:00Z">
            <w:rPr>
              <w:sz w:val="24"/>
              <w:szCs w:val="24"/>
            </w:rPr>
          </w:rPrChange>
        </w:rPr>
      </w:pPr>
      <w:r>
        <w:rPr>
          <w:rFonts w:ascii="Times New Roman" w:hAnsi="Times New Roman" w:cs="Times New Roman"/>
          <w:sz w:val="24"/>
          <w:szCs w:val="24"/>
          <w:rPrChange w:id="1697" w:author="Aarati AD" w:date="2023-04-06T10:12:00Z">
            <w:rPr>
              <w:sz w:val="24"/>
              <w:szCs w:val="24"/>
            </w:rPr>
          </w:rPrChange>
        </w:rPr>
        <w:t>t2 as(</w:t>
      </w:r>
    </w:p>
    <w:p w14:paraId="4118B22A" w14:textId="77777777" w:rsidR="00254258" w:rsidRPr="00254258" w:rsidRDefault="00304EF3">
      <w:pPr>
        <w:pBdr>
          <w:bottom w:val="single" w:sz="6" w:space="1" w:color="auto"/>
        </w:pBdr>
        <w:rPr>
          <w:rFonts w:ascii="Times New Roman" w:hAnsi="Times New Roman" w:cs="Times New Roman"/>
          <w:sz w:val="24"/>
          <w:szCs w:val="24"/>
          <w:rPrChange w:id="1698" w:author="Aarati AD" w:date="2023-04-06T10:12:00Z">
            <w:rPr>
              <w:sz w:val="24"/>
              <w:szCs w:val="24"/>
            </w:rPr>
          </w:rPrChange>
        </w:rPr>
      </w:pPr>
      <w:r>
        <w:rPr>
          <w:rFonts w:ascii="Times New Roman" w:hAnsi="Times New Roman" w:cs="Times New Roman"/>
          <w:sz w:val="24"/>
          <w:szCs w:val="24"/>
          <w:rPrChange w:id="1699" w:author="Aarati AD" w:date="2023-04-06T10:12:00Z">
            <w:rPr>
              <w:sz w:val="24"/>
              <w:szCs w:val="24"/>
            </w:rPr>
          </w:rPrChange>
        </w:rPr>
        <w:t>SeLECT a.id , a.name, avg(o.total_amt_usd) each_Avg</w:t>
      </w:r>
    </w:p>
    <w:p w14:paraId="6B77D3D1" w14:textId="77777777" w:rsidR="00254258" w:rsidRPr="00254258" w:rsidRDefault="00304EF3">
      <w:pPr>
        <w:pBdr>
          <w:bottom w:val="single" w:sz="6" w:space="1" w:color="auto"/>
        </w:pBdr>
        <w:rPr>
          <w:rFonts w:ascii="Times New Roman" w:hAnsi="Times New Roman" w:cs="Times New Roman"/>
          <w:sz w:val="24"/>
          <w:szCs w:val="24"/>
          <w:rPrChange w:id="1700" w:author="Aarati AD" w:date="2023-04-06T10:12:00Z">
            <w:rPr>
              <w:sz w:val="24"/>
              <w:szCs w:val="24"/>
            </w:rPr>
          </w:rPrChange>
        </w:rPr>
      </w:pPr>
      <w:r>
        <w:rPr>
          <w:rFonts w:ascii="Times New Roman" w:hAnsi="Times New Roman" w:cs="Times New Roman"/>
          <w:sz w:val="24"/>
          <w:szCs w:val="24"/>
          <w:rPrChange w:id="1701" w:author="Aarati AD" w:date="2023-04-06T10:12:00Z">
            <w:rPr>
              <w:sz w:val="24"/>
              <w:szCs w:val="24"/>
            </w:rPr>
          </w:rPrChange>
        </w:rPr>
        <w:t xml:space="preserve">From accounts a </w:t>
      </w:r>
    </w:p>
    <w:p w14:paraId="6F05DB9B" w14:textId="77777777" w:rsidR="00254258" w:rsidRPr="00254258" w:rsidRDefault="00304EF3">
      <w:pPr>
        <w:pBdr>
          <w:bottom w:val="single" w:sz="6" w:space="1" w:color="auto"/>
        </w:pBdr>
        <w:rPr>
          <w:rFonts w:ascii="Times New Roman" w:hAnsi="Times New Roman" w:cs="Times New Roman"/>
          <w:sz w:val="24"/>
          <w:szCs w:val="24"/>
          <w:rPrChange w:id="1702" w:author="Aarati AD" w:date="2023-04-06T10:12:00Z">
            <w:rPr>
              <w:sz w:val="24"/>
              <w:szCs w:val="24"/>
            </w:rPr>
          </w:rPrChange>
        </w:rPr>
      </w:pPr>
      <w:r>
        <w:rPr>
          <w:rFonts w:ascii="Times New Roman" w:hAnsi="Times New Roman" w:cs="Times New Roman"/>
          <w:sz w:val="24"/>
          <w:szCs w:val="24"/>
          <w:rPrChange w:id="1703" w:author="Aarati AD" w:date="2023-04-06T10:12:00Z">
            <w:rPr>
              <w:sz w:val="24"/>
              <w:szCs w:val="24"/>
            </w:rPr>
          </w:rPrChange>
        </w:rPr>
        <w:t xml:space="preserve">Join orders o </w:t>
      </w:r>
    </w:p>
    <w:p w14:paraId="4EC6ABB0" w14:textId="77777777" w:rsidR="00254258" w:rsidRPr="00254258" w:rsidRDefault="00304EF3">
      <w:pPr>
        <w:pBdr>
          <w:bottom w:val="single" w:sz="6" w:space="1" w:color="auto"/>
        </w:pBdr>
        <w:rPr>
          <w:rFonts w:ascii="Times New Roman" w:hAnsi="Times New Roman" w:cs="Times New Roman"/>
          <w:sz w:val="24"/>
          <w:szCs w:val="24"/>
          <w:rPrChange w:id="1704" w:author="Aarati AD" w:date="2023-04-06T10:12:00Z">
            <w:rPr>
              <w:sz w:val="24"/>
              <w:szCs w:val="24"/>
            </w:rPr>
          </w:rPrChange>
        </w:rPr>
      </w:pPr>
      <w:r>
        <w:rPr>
          <w:rFonts w:ascii="Times New Roman" w:hAnsi="Times New Roman" w:cs="Times New Roman"/>
          <w:sz w:val="24"/>
          <w:szCs w:val="24"/>
          <w:rPrChange w:id="1705" w:author="Aarati AD" w:date="2023-04-06T10:12:00Z">
            <w:rPr>
              <w:sz w:val="24"/>
              <w:szCs w:val="24"/>
            </w:rPr>
          </w:rPrChange>
        </w:rPr>
        <w:t xml:space="preserve">On  o.account_id  = a.id </w:t>
      </w:r>
    </w:p>
    <w:p w14:paraId="36B56BCF" w14:textId="77777777" w:rsidR="00254258" w:rsidRPr="00254258" w:rsidRDefault="00304EF3">
      <w:pPr>
        <w:pBdr>
          <w:bottom w:val="single" w:sz="6" w:space="1" w:color="auto"/>
        </w:pBdr>
        <w:rPr>
          <w:rFonts w:ascii="Times New Roman" w:hAnsi="Times New Roman" w:cs="Times New Roman"/>
          <w:sz w:val="24"/>
          <w:szCs w:val="24"/>
          <w:rPrChange w:id="1706" w:author="Aarati AD" w:date="2023-04-06T10:12:00Z">
            <w:rPr>
              <w:sz w:val="24"/>
              <w:szCs w:val="24"/>
            </w:rPr>
          </w:rPrChange>
        </w:rPr>
      </w:pPr>
      <w:r>
        <w:rPr>
          <w:rFonts w:ascii="Times New Roman" w:hAnsi="Times New Roman" w:cs="Times New Roman"/>
          <w:sz w:val="24"/>
          <w:szCs w:val="24"/>
          <w:rPrChange w:id="1707" w:author="Aarati AD" w:date="2023-04-06T10:12:00Z">
            <w:rPr>
              <w:sz w:val="24"/>
              <w:szCs w:val="24"/>
            </w:rPr>
          </w:rPrChange>
        </w:rPr>
        <w:lastRenderedPageBreak/>
        <w:t>Group by (1 ,2 )</w:t>
      </w:r>
    </w:p>
    <w:p w14:paraId="68F5BB1D" w14:textId="77777777" w:rsidR="00254258" w:rsidRPr="00254258" w:rsidRDefault="00304EF3">
      <w:pPr>
        <w:pBdr>
          <w:bottom w:val="single" w:sz="6" w:space="1" w:color="auto"/>
        </w:pBdr>
        <w:rPr>
          <w:rFonts w:ascii="Times New Roman" w:hAnsi="Times New Roman" w:cs="Times New Roman"/>
          <w:sz w:val="24"/>
          <w:szCs w:val="24"/>
          <w:rPrChange w:id="1708" w:author="Aarati AD" w:date="2023-04-06T10:12:00Z">
            <w:rPr>
              <w:sz w:val="24"/>
              <w:szCs w:val="24"/>
            </w:rPr>
          </w:rPrChange>
        </w:rPr>
      </w:pPr>
      <w:r>
        <w:rPr>
          <w:rFonts w:ascii="Times New Roman" w:hAnsi="Times New Roman" w:cs="Times New Roman"/>
          <w:sz w:val="24"/>
          <w:szCs w:val="24"/>
          <w:rPrChange w:id="1709" w:author="Aarati AD" w:date="2023-04-06T10:12:00Z">
            <w:rPr>
              <w:sz w:val="24"/>
              <w:szCs w:val="24"/>
            </w:rPr>
          </w:rPrChange>
        </w:rPr>
        <w:t>Having avg(o.total_amt_usd) &gt; ( Select avgall from t1 )</w:t>
      </w:r>
    </w:p>
    <w:p w14:paraId="36183C59" w14:textId="77777777" w:rsidR="00254258" w:rsidRPr="00254258" w:rsidRDefault="00304EF3">
      <w:pPr>
        <w:pBdr>
          <w:bottom w:val="single" w:sz="6" w:space="1" w:color="auto"/>
        </w:pBdr>
        <w:rPr>
          <w:rFonts w:ascii="Times New Roman" w:hAnsi="Times New Roman" w:cs="Times New Roman"/>
          <w:sz w:val="24"/>
          <w:szCs w:val="24"/>
          <w:rPrChange w:id="1710" w:author="Aarati AD" w:date="2023-04-06T10:12:00Z">
            <w:rPr>
              <w:sz w:val="24"/>
              <w:szCs w:val="24"/>
            </w:rPr>
          </w:rPrChange>
        </w:rPr>
      </w:pPr>
      <w:r>
        <w:rPr>
          <w:rFonts w:ascii="Times New Roman" w:hAnsi="Times New Roman" w:cs="Times New Roman"/>
          <w:sz w:val="24"/>
          <w:szCs w:val="24"/>
          <w:rPrChange w:id="1711" w:author="Aarati AD" w:date="2023-04-06T10:12:00Z">
            <w:rPr>
              <w:sz w:val="24"/>
              <w:szCs w:val="24"/>
            </w:rPr>
          </w:rPrChange>
        </w:rPr>
        <w:t xml:space="preserve">) </w:t>
      </w:r>
    </w:p>
    <w:p w14:paraId="5AD002FD" w14:textId="77777777" w:rsidR="00254258" w:rsidRPr="00254258" w:rsidRDefault="00304EF3">
      <w:pPr>
        <w:pBdr>
          <w:bottom w:val="single" w:sz="6" w:space="1" w:color="auto"/>
        </w:pBdr>
        <w:rPr>
          <w:rFonts w:ascii="Times New Roman" w:hAnsi="Times New Roman" w:cs="Times New Roman"/>
          <w:sz w:val="24"/>
          <w:szCs w:val="24"/>
          <w:rPrChange w:id="1712" w:author="Aarati AD" w:date="2023-04-06T10:12:00Z">
            <w:rPr>
              <w:sz w:val="24"/>
              <w:szCs w:val="24"/>
            </w:rPr>
          </w:rPrChange>
        </w:rPr>
      </w:pPr>
      <w:r>
        <w:rPr>
          <w:rFonts w:ascii="Times New Roman" w:hAnsi="Times New Roman" w:cs="Times New Roman"/>
          <w:sz w:val="24"/>
          <w:szCs w:val="24"/>
          <w:rPrChange w:id="1713" w:author="Aarati AD" w:date="2023-04-06T10:12:00Z">
            <w:rPr>
              <w:sz w:val="24"/>
              <w:szCs w:val="24"/>
            </w:rPr>
          </w:rPrChange>
        </w:rPr>
        <w:t>Select avg(each_Avg)</w:t>
      </w:r>
    </w:p>
    <w:p w14:paraId="790F89E2" w14:textId="77777777" w:rsidR="00254258" w:rsidRPr="00254258" w:rsidRDefault="00304EF3">
      <w:pPr>
        <w:pBdr>
          <w:bottom w:val="single" w:sz="6" w:space="1" w:color="auto"/>
        </w:pBdr>
        <w:rPr>
          <w:rFonts w:ascii="Times New Roman" w:hAnsi="Times New Roman" w:cs="Times New Roman"/>
          <w:sz w:val="24"/>
          <w:szCs w:val="24"/>
          <w:rPrChange w:id="1714" w:author="Aarati AD" w:date="2023-04-06T10:12:00Z">
            <w:rPr>
              <w:sz w:val="24"/>
              <w:szCs w:val="24"/>
            </w:rPr>
          </w:rPrChange>
        </w:rPr>
      </w:pPr>
      <w:r>
        <w:rPr>
          <w:rFonts w:ascii="Times New Roman" w:hAnsi="Times New Roman" w:cs="Times New Roman"/>
          <w:sz w:val="24"/>
          <w:szCs w:val="24"/>
          <w:rPrChange w:id="1715" w:author="Aarati AD" w:date="2023-04-06T10:12:00Z">
            <w:rPr>
              <w:sz w:val="24"/>
              <w:szCs w:val="24"/>
            </w:rPr>
          </w:rPrChange>
        </w:rPr>
        <w:t>from t2</w:t>
      </w:r>
    </w:p>
    <w:p w14:paraId="6429AB78" w14:textId="77777777" w:rsidR="00254258" w:rsidRPr="00254258" w:rsidRDefault="00304EF3">
      <w:pPr>
        <w:rPr>
          <w:rFonts w:ascii="Times New Roman" w:hAnsi="Times New Roman" w:cs="Times New Roman"/>
          <w:sz w:val="24"/>
          <w:szCs w:val="24"/>
          <w:rPrChange w:id="1716" w:author="Aarati AD" w:date="2023-04-06T10:12:00Z">
            <w:rPr>
              <w:sz w:val="24"/>
              <w:szCs w:val="24"/>
            </w:rPr>
          </w:rPrChange>
        </w:rPr>
      </w:pPr>
      <w:r>
        <w:rPr>
          <w:rFonts w:ascii="Times New Roman" w:hAnsi="Times New Roman" w:cs="Times New Roman"/>
          <w:sz w:val="24"/>
          <w:szCs w:val="24"/>
          <w:highlight w:val="yellow"/>
          <w:rPrChange w:id="1717" w:author="Aarati AD" w:date="2023-04-06T10:12:00Z">
            <w:rPr>
              <w:sz w:val="24"/>
              <w:szCs w:val="24"/>
              <w:highlight w:val="yellow"/>
            </w:rPr>
          </w:rPrChange>
        </w:rPr>
        <w:t>Initially, what I did wrong was  I found out the average of those account that have average more than the average_of_all  but did not find the average of all the (those account)</w:t>
      </w:r>
    </w:p>
    <w:p w14:paraId="2DA40AEA" w14:textId="77777777" w:rsidR="00254258" w:rsidRPr="00254258" w:rsidRDefault="00304EF3">
      <w:pPr>
        <w:rPr>
          <w:rFonts w:ascii="Times New Roman" w:hAnsi="Times New Roman" w:cs="Times New Roman"/>
          <w:b/>
          <w:bCs/>
          <w:sz w:val="36"/>
          <w:szCs w:val="36"/>
          <w:rPrChange w:id="1718" w:author="Aarati AD" w:date="2023-04-06T10:12:00Z">
            <w:rPr>
              <w:b/>
              <w:bCs/>
              <w:sz w:val="36"/>
              <w:szCs w:val="36"/>
            </w:rPr>
          </w:rPrChange>
        </w:rPr>
      </w:pPr>
      <w:r>
        <w:rPr>
          <w:rFonts w:ascii="Times New Roman" w:hAnsi="Times New Roman" w:cs="Times New Roman"/>
          <w:b/>
          <w:bCs/>
          <w:sz w:val="36"/>
          <w:szCs w:val="36"/>
          <w:rPrChange w:id="1719" w:author="Aarati AD" w:date="2023-04-06T10:12:00Z">
            <w:rPr>
              <w:b/>
              <w:bCs/>
              <w:sz w:val="36"/>
              <w:szCs w:val="36"/>
            </w:rPr>
          </w:rPrChange>
        </w:rPr>
        <w:t xml:space="preserve">SQL Data Cleaning: </w:t>
      </w:r>
    </w:p>
    <w:p w14:paraId="09437134" w14:textId="77777777" w:rsidR="00254258" w:rsidRPr="00254258" w:rsidRDefault="00304EF3">
      <w:pPr>
        <w:rPr>
          <w:rFonts w:ascii="Times New Roman" w:hAnsi="Times New Roman" w:cs="Times New Roman"/>
          <w:color w:val="0B0B0B"/>
          <w:shd w:val="clear" w:color="auto" w:fill="FFFFFF"/>
          <w:rPrChange w:id="172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721" w:author="Aarati AD" w:date="2023-04-06T10:12:00Z">
            <w:rPr>
              <w:rFonts w:ascii="Open Sans" w:hAnsi="Open Sans" w:cs="Open Sans"/>
              <w:color w:val="0B0B0B"/>
              <w:shd w:val="clear" w:color="auto" w:fill="FFFFFF"/>
            </w:rPr>
          </w:rPrChange>
        </w:rPr>
        <w:t>In the </w:t>
      </w:r>
      <w:r>
        <w:rPr>
          <w:rStyle w:val="Strong"/>
          <w:rFonts w:ascii="Times New Roman" w:hAnsi="Times New Roman" w:cs="Times New Roman"/>
          <w:color w:val="0B0B0B"/>
          <w:bdr w:val="single" w:sz="2" w:space="0" w:color="auto"/>
          <w:shd w:val="clear" w:color="auto" w:fill="FFFFFF"/>
          <w:rPrChange w:id="1722" w:author="Aarati AD" w:date="2023-04-06T10:12:00Z">
            <w:rPr>
              <w:rStyle w:val="Strong"/>
              <w:rFonts w:ascii="Open Sans" w:hAnsi="Open Sans" w:cs="Open Sans"/>
              <w:color w:val="0B0B0B"/>
              <w:bdr w:val="single" w:sz="2" w:space="0" w:color="auto"/>
              <w:shd w:val="clear" w:color="auto" w:fill="FFFFFF"/>
            </w:rPr>
          </w:rPrChange>
        </w:rPr>
        <w:t>accounts</w:t>
      </w:r>
      <w:r>
        <w:rPr>
          <w:rFonts w:ascii="Times New Roman" w:hAnsi="Times New Roman" w:cs="Times New Roman"/>
          <w:color w:val="0B0B0B"/>
          <w:shd w:val="clear" w:color="auto" w:fill="FFFFFF"/>
          <w:rPrChange w:id="1723" w:author="Aarati AD" w:date="2023-04-06T10:12:00Z">
            <w:rPr>
              <w:rFonts w:ascii="Open Sans" w:hAnsi="Open Sans" w:cs="Open Sans"/>
              <w:color w:val="0B0B0B"/>
              <w:shd w:val="clear" w:color="auto" w:fill="FFFFFF"/>
            </w:rPr>
          </w:rPrChange>
        </w:rPr>
        <w:t> table, there is a column holding the </w:t>
      </w:r>
      <w:r>
        <w:rPr>
          <w:rStyle w:val="Strong"/>
          <w:rFonts w:ascii="Times New Roman" w:hAnsi="Times New Roman" w:cs="Times New Roman"/>
          <w:color w:val="0B0B0B"/>
          <w:bdr w:val="single" w:sz="2" w:space="0" w:color="auto"/>
          <w:shd w:val="clear" w:color="auto" w:fill="FFFFFF"/>
          <w:rPrChange w:id="1724" w:author="Aarati AD" w:date="2023-04-06T10:12:00Z">
            <w:rPr>
              <w:rStyle w:val="Strong"/>
              <w:rFonts w:ascii="Open Sans" w:hAnsi="Open Sans" w:cs="Open Sans"/>
              <w:color w:val="0B0B0B"/>
              <w:bdr w:val="single" w:sz="2" w:space="0" w:color="auto"/>
              <w:shd w:val="clear" w:color="auto" w:fill="FFFFFF"/>
            </w:rPr>
          </w:rPrChange>
        </w:rPr>
        <w:t>website</w:t>
      </w:r>
      <w:r>
        <w:rPr>
          <w:rFonts w:ascii="Times New Roman" w:hAnsi="Times New Roman" w:cs="Times New Roman"/>
          <w:color w:val="0B0B0B"/>
          <w:shd w:val="clear" w:color="auto" w:fill="FFFFFF"/>
          <w:rPrChange w:id="1725" w:author="Aarati AD" w:date="2023-04-06T10:12:00Z">
            <w:rPr>
              <w:rFonts w:ascii="Open Sans" w:hAnsi="Open Sans" w:cs="Open Sans"/>
              <w:color w:val="0B0B0B"/>
              <w:shd w:val="clear" w:color="auto" w:fill="FFFFFF"/>
            </w:rPr>
          </w:rPrChange>
        </w:rPr>
        <w:t> for each company. The last three digits specify what type of web address they are using. A list of extensions (and pricing) is provided </w:t>
      </w:r>
      <w:r>
        <w:fldChar w:fldCharType="begin"/>
      </w:r>
      <w:r>
        <w:instrText>HYPERLINK "https://iwantmyname.com/domains/domain-name-registration-list-of-extensions" \t "_blank"</w:instrText>
      </w:r>
      <w:r>
        <w:fldChar w:fldCharType="separate"/>
      </w:r>
      <w:r>
        <w:rPr>
          <w:rStyle w:val="Hyperlink"/>
          <w:rFonts w:ascii="Times New Roman" w:hAnsi="Times New Roman" w:cs="Times New Roman"/>
          <w:b/>
          <w:bCs/>
          <w:bdr w:val="single" w:sz="2" w:space="0" w:color="auto"/>
          <w:shd w:val="clear" w:color="auto" w:fill="FFFFFF"/>
          <w:rPrChange w:id="1726" w:author="Aarati AD" w:date="2023-04-06T10:12:00Z">
            <w:rPr>
              <w:rStyle w:val="Hyperlink"/>
              <w:rFonts w:ascii="Open Sans" w:hAnsi="Open Sans" w:cs="Open Sans"/>
              <w:b/>
              <w:bCs/>
              <w:bdr w:val="single" w:sz="2" w:space="0" w:color="auto"/>
              <w:shd w:val="clear" w:color="auto" w:fill="FFFFFF"/>
            </w:rPr>
          </w:rPrChange>
        </w:rPr>
        <w:t>here</w:t>
      </w:r>
      <w:r>
        <w:fldChar w:fldCharType="end"/>
      </w:r>
      <w:r>
        <w:rPr>
          <w:rFonts w:ascii="Times New Roman" w:hAnsi="Times New Roman" w:cs="Times New Roman"/>
          <w:color w:val="0B0B0B"/>
          <w:shd w:val="clear" w:color="auto" w:fill="FFFFFF"/>
          <w:rPrChange w:id="1727" w:author="Aarati AD" w:date="2023-04-06T10:12:00Z">
            <w:rPr>
              <w:rFonts w:ascii="Open Sans" w:hAnsi="Open Sans" w:cs="Open Sans"/>
              <w:color w:val="0B0B0B"/>
              <w:shd w:val="clear" w:color="auto" w:fill="FFFFFF"/>
            </w:rPr>
          </w:rPrChange>
        </w:rPr>
        <w:t>. Pull these extensions and provide how many of each website type exist in the </w:t>
      </w:r>
      <w:r>
        <w:rPr>
          <w:rStyle w:val="Strong"/>
          <w:rFonts w:ascii="Times New Roman" w:hAnsi="Times New Roman" w:cs="Times New Roman"/>
          <w:color w:val="0B0B0B"/>
          <w:bdr w:val="single" w:sz="2" w:space="0" w:color="auto"/>
          <w:shd w:val="clear" w:color="auto" w:fill="FFFFFF"/>
          <w:rPrChange w:id="1728" w:author="Aarati AD" w:date="2023-04-06T10:12:00Z">
            <w:rPr>
              <w:rStyle w:val="Strong"/>
              <w:rFonts w:ascii="Open Sans" w:hAnsi="Open Sans" w:cs="Open Sans"/>
              <w:color w:val="0B0B0B"/>
              <w:bdr w:val="single" w:sz="2" w:space="0" w:color="auto"/>
              <w:shd w:val="clear" w:color="auto" w:fill="FFFFFF"/>
            </w:rPr>
          </w:rPrChange>
        </w:rPr>
        <w:t>accounts</w:t>
      </w:r>
      <w:r>
        <w:rPr>
          <w:rFonts w:ascii="Times New Roman" w:hAnsi="Times New Roman" w:cs="Times New Roman"/>
          <w:color w:val="0B0B0B"/>
          <w:shd w:val="clear" w:color="auto" w:fill="FFFFFF"/>
          <w:rPrChange w:id="1729" w:author="Aarati AD" w:date="2023-04-06T10:12:00Z">
            <w:rPr>
              <w:rFonts w:ascii="Open Sans" w:hAnsi="Open Sans" w:cs="Open Sans"/>
              <w:color w:val="0B0B0B"/>
              <w:shd w:val="clear" w:color="auto" w:fill="FFFFFF"/>
            </w:rPr>
          </w:rPrChange>
        </w:rPr>
        <w:t> table.</w:t>
      </w:r>
    </w:p>
    <w:p w14:paraId="7B5A8239" w14:textId="77777777" w:rsidR="00254258" w:rsidRPr="00254258" w:rsidRDefault="00254258">
      <w:pPr>
        <w:rPr>
          <w:rFonts w:ascii="Times New Roman" w:hAnsi="Times New Roman" w:cs="Times New Roman"/>
          <w:color w:val="0B0B0B"/>
          <w:shd w:val="clear" w:color="auto" w:fill="FFFFFF"/>
          <w:rPrChange w:id="1730" w:author="Aarati AD" w:date="2023-04-06T10:12:00Z">
            <w:rPr>
              <w:rFonts w:ascii="Open Sans" w:hAnsi="Open Sans" w:cs="Open Sans"/>
              <w:color w:val="0B0B0B"/>
              <w:shd w:val="clear" w:color="auto" w:fill="FFFFFF"/>
            </w:rPr>
          </w:rPrChange>
        </w:rPr>
      </w:pPr>
    </w:p>
    <w:tbl>
      <w:tblPr>
        <w:tblStyle w:val="TableGrid"/>
        <w:tblW w:w="0" w:type="auto"/>
        <w:tblLook w:val="04A0" w:firstRow="1" w:lastRow="0" w:firstColumn="1" w:lastColumn="0" w:noHBand="0" w:noVBand="1"/>
      </w:tblPr>
      <w:tblGrid>
        <w:gridCol w:w="6892"/>
      </w:tblGrid>
      <w:tr w:rsidR="00254258" w14:paraId="25B02072" w14:textId="77777777">
        <w:trPr>
          <w:trHeight w:val="584"/>
        </w:trPr>
        <w:tc>
          <w:tcPr>
            <w:tcW w:w="6892" w:type="dxa"/>
            <w:shd w:val="clear" w:color="auto" w:fill="EDEDED" w:themeFill="accent3" w:themeFillTint="33"/>
          </w:tcPr>
          <w:p w14:paraId="5A42B699" w14:textId="77777777" w:rsidR="00254258" w:rsidRPr="00254258" w:rsidRDefault="00304EF3">
            <w:pPr>
              <w:rPr>
                <w:rFonts w:ascii="Times New Roman" w:hAnsi="Times New Roman" w:cs="Times New Roman"/>
                <w:sz w:val="24"/>
                <w:szCs w:val="24"/>
                <w:rPrChange w:id="1731" w:author="Aarati AD" w:date="2023-04-06T10:12:00Z">
                  <w:rPr>
                    <w:sz w:val="24"/>
                    <w:szCs w:val="24"/>
                  </w:rPr>
                </w:rPrChange>
              </w:rPr>
            </w:pPr>
            <w:r>
              <w:rPr>
                <w:rFonts w:ascii="Times New Roman" w:hAnsi="Times New Roman" w:cs="Times New Roman"/>
                <w:b/>
                <w:bCs/>
                <w:sz w:val="24"/>
                <w:szCs w:val="24"/>
                <w:rPrChange w:id="1732" w:author="Aarati AD" w:date="2023-04-06T10:12:00Z">
                  <w:rPr>
                    <w:b/>
                    <w:bCs/>
                    <w:sz w:val="24"/>
                    <w:szCs w:val="24"/>
                  </w:rPr>
                </w:rPrChange>
              </w:rPr>
              <w:t>Select</w:t>
            </w:r>
            <w:r>
              <w:rPr>
                <w:rFonts w:ascii="Times New Roman" w:hAnsi="Times New Roman" w:cs="Times New Roman"/>
                <w:sz w:val="24"/>
                <w:szCs w:val="24"/>
                <w:rPrChange w:id="1733" w:author="Aarati AD" w:date="2023-04-06T10:12:00Z">
                  <w:rPr>
                    <w:sz w:val="24"/>
                    <w:szCs w:val="24"/>
                  </w:rPr>
                </w:rPrChange>
              </w:rPr>
              <w:t xml:space="preserve"> Right (website, 3) as domain, count (*)</w:t>
            </w:r>
          </w:p>
          <w:p w14:paraId="4C63E904" w14:textId="77777777" w:rsidR="00254258" w:rsidRPr="00254258" w:rsidRDefault="00304EF3">
            <w:pPr>
              <w:rPr>
                <w:rFonts w:ascii="Times New Roman" w:hAnsi="Times New Roman" w:cs="Times New Roman"/>
                <w:sz w:val="24"/>
                <w:szCs w:val="24"/>
                <w:rPrChange w:id="1734" w:author="Aarati AD" w:date="2023-04-06T10:12:00Z">
                  <w:rPr>
                    <w:sz w:val="24"/>
                    <w:szCs w:val="24"/>
                  </w:rPr>
                </w:rPrChange>
              </w:rPr>
            </w:pPr>
            <w:r>
              <w:rPr>
                <w:rFonts w:ascii="Times New Roman" w:hAnsi="Times New Roman" w:cs="Times New Roman"/>
                <w:b/>
                <w:bCs/>
                <w:sz w:val="24"/>
                <w:szCs w:val="24"/>
                <w:rPrChange w:id="1735" w:author="Aarati AD" w:date="2023-04-06T10:12:00Z">
                  <w:rPr>
                    <w:b/>
                    <w:bCs/>
                    <w:sz w:val="24"/>
                    <w:szCs w:val="24"/>
                  </w:rPr>
                </w:rPrChange>
              </w:rPr>
              <w:t>From</w:t>
            </w:r>
            <w:r>
              <w:rPr>
                <w:rFonts w:ascii="Times New Roman" w:hAnsi="Times New Roman" w:cs="Times New Roman"/>
                <w:sz w:val="24"/>
                <w:szCs w:val="24"/>
                <w:rPrChange w:id="1736" w:author="Aarati AD" w:date="2023-04-06T10:12:00Z">
                  <w:rPr>
                    <w:sz w:val="24"/>
                    <w:szCs w:val="24"/>
                  </w:rPr>
                </w:rPrChange>
              </w:rPr>
              <w:t xml:space="preserve"> account </w:t>
            </w:r>
          </w:p>
          <w:p w14:paraId="2FEF2BB3" w14:textId="77777777" w:rsidR="00254258" w:rsidRPr="00254258" w:rsidRDefault="00304EF3">
            <w:pPr>
              <w:rPr>
                <w:rFonts w:ascii="Times New Roman" w:hAnsi="Times New Roman" w:cs="Times New Roman"/>
                <w:sz w:val="24"/>
                <w:szCs w:val="24"/>
                <w:rPrChange w:id="1737" w:author="Aarati AD" w:date="2023-04-06T10:12:00Z">
                  <w:rPr>
                    <w:sz w:val="24"/>
                    <w:szCs w:val="24"/>
                  </w:rPr>
                </w:rPrChange>
              </w:rPr>
            </w:pPr>
            <w:r>
              <w:rPr>
                <w:rFonts w:ascii="Times New Roman" w:hAnsi="Times New Roman" w:cs="Times New Roman"/>
                <w:b/>
                <w:bCs/>
                <w:sz w:val="24"/>
                <w:szCs w:val="24"/>
                <w:rPrChange w:id="1738" w:author="Aarati AD" w:date="2023-04-06T10:12:00Z">
                  <w:rPr>
                    <w:b/>
                    <w:bCs/>
                    <w:sz w:val="24"/>
                    <w:szCs w:val="24"/>
                  </w:rPr>
                </w:rPrChange>
              </w:rPr>
              <w:t>Group by</w:t>
            </w:r>
            <w:r>
              <w:rPr>
                <w:rFonts w:ascii="Times New Roman" w:hAnsi="Times New Roman" w:cs="Times New Roman"/>
                <w:sz w:val="24"/>
                <w:szCs w:val="24"/>
                <w:rPrChange w:id="1739" w:author="Aarati AD" w:date="2023-04-06T10:12:00Z">
                  <w:rPr>
                    <w:sz w:val="24"/>
                    <w:szCs w:val="24"/>
                  </w:rPr>
                </w:rPrChange>
              </w:rPr>
              <w:t xml:space="preserve"> 1 </w:t>
            </w:r>
          </w:p>
          <w:p w14:paraId="056C456D" w14:textId="77777777" w:rsidR="00254258" w:rsidRPr="00254258" w:rsidRDefault="00304EF3">
            <w:pPr>
              <w:rPr>
                <w:rFonts w:ascii="Times New Roman" w:hAnsi="Times New Roman" w:cs="Times New Roman"/>
                <w:sz w:val="24"/>
                <w:szCs w:val="24"/>
                <w:rPrChange w:id="1740" w:author="Aarati AD" w:date="2023-04-06T10:12:00Z">
                  <w:rPr>
                    <w:sz w:val="24"/>
                    <w:szCs w:val="24"/>
                  </w:rPr>
                </w:rPrChange>
              </w:rPr>
            </w:pPr>
            <w:r>
              <w:rPr>
                <w:rFonts w:ascii="Times New Roman" w:hAnsi="Times New Roman" w:cs="Times New Roman"/>
                <w:b/>
                <w:bCs/>
                <w:sz w:val="24"/>
                <w:szCs w:val="24"/>
                <w:rPrChange w:id="1741" w:author="Aarati AD" w:date="2023-04-06T10:12:00Z">
                  <w:rPr>
                    <w:b/>
                    <w:bCs/>
                    <w:sz w:val="24"/>
                    <w:szCs w:val="24"/>
                  </w:rPr>
                </w:rPrChange>
              </w:rPr>
              <w:t>Order by</w:t>
            </w:r>
            <w:r>
              <w:rPr>
                <w:rFonts w:ascii="Times New Roman" w:hAnsi="Times New Roman" w:cs="Times New Roman"/>
                <w:sz w:val="24"/>
                <w:szCs w:val="24"/>
                <w:rPrChange w:id="1742" w:author="Aarati AD" w:date="2023-04-06T10:12:00Z">
                  <w:rPr>
                    <w:sz w:val="24"/>
                    <w:szCs w:val="24"/>
                  </w:rPr>
                </w:rPrChange>
              </w:rPr>
              <w:t xml:space="preserve"> 2 desc </w:t>
            </w:r>
          </w:p>
        </w:tc>
      </w:tr>
    </w:tbl>
    <w:p w14:paraId="70D97194" w14:textId="77777777" w:rsidR="00254258" w:rsidRPr="00254258" w:rsidRDefault="00304EF3">
      <w:pPr>
        <w:rPr>
          <w:rFonts w:ascii="Times New Roman" w:hAnsi="Times New Roman" w:cs="Times New Roman"/>
          <w:color w:val="0B0B0B"/>
          <w:shd w:val="clear" w:color="auto" w:fill="FFFFFF"/>
          <w:rPrChange w:id="1743"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744" w:author="Aarati AD" w:date="2023-04-06T10:12:00Z">
            <w:rPr>
              <w:rFonts w:ascii="Open Sans" w:hAnsi="Open Sans" w:cs="Open Sans"/>
              <w:color w:val="0B0B0B"/>
              <w:shd w:val="clear" w:color="auto" w:fill="FFFFFF"/>
            </w:rPr>
          </w:rPrChange>
        </w:rPr>
        <w:t>There is much debate about how much the name </w:t>
      </w:r>
      <w:r>
        <w:fldChar w:fldCharType="begin"/>
      </w:r>
      <w:r>
        <w:instrText>HYPERLINK "https://www.quora.com/Does-a-companys-name-matter" \t "_blank"</w:instrText>
      </w:r>
      <w:r>
        <w:fldChar w:fldCharType="separate"/>
      </w:r>
      <w:r>
        <w:rPr>
          <w:rStyle w:val="Hyperlink"/>
          <w:rFonts w:ascii="Times New Roman" w:hAnsi="Times New Roman" w:cs="Times New Roman"/>
          <w:b/>
          <w:bCs/>
          <w:bdr w:val="single" w:sz="2" w:space="0" w:color="auto"/>
          <w:shd w:val="clear" w:color="auto" w:fill="FFFFFF"/>
          <w:rPrChange w:id="1745" w:author="Aarati AD" w:date="2023-04-06T10:12:00Z">
            <w:rPr>
              <w:rStyle w:val="Hyperlink"/>
              <w:rFonts w:ascii="Open Sans" w:hAnsi="Open Sans" w:cs="Open Sans"/>
              <w:b/>
              <w:bCs/>
              <w:bdr w:val="single" w:sz="2" w:space="0" w:color="auto"/>
              <w:shd w:val="clear" w:color="auto" w:fill="FFFFFF"/>
            </w:rPr>
          </w:rPrChange>
        </w:rPr>
        <w:t>(or even the first letter of a company name)</w:t>
      </w:r>
      <w:r>
        <w:fldChar w:fldCharType="end"/>
      </w:r>
      <w:r>
        <w:rPr>
          <w:rFonts w:ascii="Times New Roman" w:hAnsi="Times New Roman" w:cs="Times New Roman"/>
          <w:color w:val="0B0B0B"/>
          <w:shd w:val="clear" w:color="auto" w:fill="FFFFFF"/>
          <w:rPrChange w:id="1746" w:author="Aarati AD" w:date="2023-04-06T10:12:00Z">
            <w:rPr>
              <w:rFonts w:ascii="Open Sans" w:hAnsi="Open Sans" w:cs="Open Sans"/>
              <w:color w:val="0B0B0B"/>
              <w:shd w:val="clear" w:color="auto" w:fill="FFFFFF"/>
            </w:rPr>
          </w:rPrChange>
        </w:rPr>
        <w:t> matters. Use the </w:t>
      </w:r>
      <w:r>
        <w:rPr>
          <w:rStyle w:val="Strong"/>
          <w:rFonts w:ascii="Times New Roman" w:hAnsi="Times New Roman" w:cs="Times New Roman"/>
          <w:color w:val="0B0B0B"/>
          <w:bdr w:val="single" w:sz="2" w:space="0" w:color="auto"/>
          <w:shd w:val="clear" w:color="auto" w:fill="FFFFFF"/>
          <w:rPrChange w:id="1747" w:author="Aarati AD" w:date="2023-04-06T10:12:00Z">
            <w:rPr>
              <w:rStyle w:val="Strong"/>
              <w:rFonts w:ascii="Open Sans" w:hAnsi="Open Sans" w:cs="Open Sans"/>
              <w:color w:val="0B0B0B"/>
              <w:bdr w:val="single" w:sz="2" w:space="0" w:color="auto"/>
              <w:shd w:val="clear" w:color="auto" w:fill="FFFFFF"/>
            </w:rPr>
          </w:rPrChange>
        </w:rPr>
        <w:t>accounts</w:t>
      </w:r>
      <w:r>
        <w:rPr>
          <w:rFonts w:ascii="Times New Roman" w:hAnsi="Times New Roman" w:cs="Times New Roman"/>
          <w:color w:val="0B0B0B"/>
          <w:shd w:val="clear" w:color="auto" w:fill="FFFFFF"/>
          <w:rPrChange w:id="1748" w:author="Aarati AD" w:date="2023-04-06T10:12:00Z">
            <w:rPr>
              <w:rFonts w:ascii="Open Sans" w:hAnsi="Open Sans" w:cs="Open Sans"/>
              <w:color w:val="0B0B0B"/>
              <w:shd w:val="clear" w:color="auto" w:fill="FFFFFF"/>
            </w:rPr>
          </w:rPrChange>
        </w:rPr>
        <w:t> table to pull the first letter of each company name to see the distribution of company names that begin with each letter (or number).</w:t>
      </w:r>
    </w:p>
    <w:p w14:paraId="60E7357F" w14:textId="77777777" w:rsidR="00254258" w:rsidRPr="00254258" w:rsidRDefault="00304EF3">
      <w:pPr>
        <w:pBdr>
          <w:top w:val="single" w:sz="2" w:space="0" w:color="auto"/>
          <w:left w:val="single" w:sz="2" w:space="0" w:color="auto"/>
          <w:bottom w:val="single" w:sz="2" w:space="0" w:color="auto"/>
          <w:right w:val="single" w:sz="2" w:space="0" w:color="auto"/>
        </w:pBdr>
        <w:spacing w:after="0" w:line="240" w:lineRule="auto"/>
        <w:rPr>
          <w:rFonts w:ascii="Times New Roman" w:hAnsi="Times New Roman" w:cs="Times New Roman"/>
          <w:b/>
          <w:bCs/>
          <w:sz w:val="24"/>
          <w:szCs w:val="24"/>
          <w:rPrChange w:id="1749" w:author="Aarati AD" w:date="2023-04-06T10:12:00Z">
            <w:rPr>
              <w:b/>
              <w:bCs/>
              <w:sz w:val="24"/>
              <w:szCs w:val="24"/>
            </w:rPr>
          </w:rPrChange>
        </w:rPr>
      </w:pPr>
      <w:r>
        <w:rPr>
          <w:rFonts w:ascii="Times New Roman" w:hAnsi="Times New Roman" w:cs="Times New Roman"/>
          <w:b/>
          <w:bCs/>
          <w:sz w:val="24"/>
          <w:szCs w:val="24"/>
          <w:rPrChange w:id="1750" w:author="Aarati AD" w:date="2023-04-06T10:12:00Z">
            <w:rPr>
              <w:b/>
              <w:bCs/>
              <w:sz w:val="24"/>
              <w:szCs w:val="24"/>
            </w:rPr>
          </w:rPrChange>
        </w:rPr>
        <w:t>FROM accounts</w:t>
      </w:r>
    </w:p>
    <w:p w14:paraId="20FC375C" w14:textId="77777777" w:rsidR="00254258" w:rsidRPr="00254258" w:rsidRDefault="00304EF3">
      <w:pPr>
        <w:pBdr>
          <w:top w:val="single" w:sz="2" w:space="0" w:color="auto"/>
          <w:left w:val="single" w:sz="2" w:space="0" w:color="auto"/>
          <w:bottom w:val="single" w:sz="2" w:space="0" w:color="auto"/>
          <w:right w:val="single" w:sz="2" w:space="0" w:color="auto"/>
        </w:pBdr>
        <w:spacing w:after="0" w:line="240" w:lineRule="auto"/>
        <w:rPr>
          <w:rFonts w:ascii="Times New Roman" w:hAnsi="Times New Roman" w:cs="Times New Roman"/>
          <w:b/>
          <w:bCs/>
          <w:sz w:val="24"/>
          <w:szCs w:val="24"/>
          <w:rPrChange w:id="1751" w:author="Aarati AD" w:date="2023-04-06T10:12:00Z">
            <w:rPr>
              <w:b/>
              <w:bCs/>
              <w:sz w:val="24"/>
              <w:szCs w:val="24"/>
            </w:rPr>
          </w:rPrChange>
        </w:rPr>
      </w:pPr>
      <w:r>
        <w:rPr>
          <w:rFonts w:ascii="Times New Roman" w:hAnsi="Times New Roman" w:cs="Times New Roman"/>
          <w:b/>
          <w:bCs/>
          <w:sz w:val="24"/>
          <w:szCs w:val="24"/>
          <w:rPrChange w:id="1752" w:author="Aarati AD" w:date="2023-04-06T10:12:00Z">
            <w:rPr>
              <w:b/>
              <w:bCs/>
              <w:sz w:val="24"/>
              <w:szCs w:val="24"/>
            </w:rPr>
          </w:rPrChange>
        </w:rPr>
        <w:t>GROUP BY 1</w:t>
      </w:r>
    </w:p>
    <w:p w14:paraId="06E47F52" w14:textId="77777777" w:rsidR="00254258" w:rsidRPr="00254258" w:rsidRDefault="00304EF3">
      <w:pPr>
        <w:pBdr>
          <w:top w:val="single" w:sz="2" w:space="0" w:color="auto"/>
          <w:left w:val="single" w:sz="2" w:space="0" w:color="auto"/>
          <w:bottom w:val="single" w:sz="2" w:space="0" w:color="auto"/>
          <w:right w:val="single" w:sz="2" w:space="0" w:color="auto"/>
        </w:pBdr>
        <w:rPr>
          <w:rFonts w:ascii="Times New Roman" w:hAnsi="Times New Roman" w:cs="Times New Roman"/>
          <w:b/>
          <w:bCs/>
          <w:sz w:val="24"/>
          <w:szCs w:val="24"/>
          <w:rPrChange w:id="1753" w:author="Aarati AD" w:date="2023-04-06T10:12:00Z">
            <w:rPr>
              <w:b/>
              <w:bCs/>
              <w:sz w:val="24"/>
              <w:szCs w:val="24"/>
            </w:rPr>
          </w:rPrChange>
        </w:rPr>
      </w:pPr>
      <w:r>
        <w:rPr>
          <w:rFonts w:ascii="Times New Roman" w:hAnsi="Times New Roman" w:cs="Times New Roman"/>
          <w:sz w:val="24"/>
          <w:szCs w:val="24"/>
          <w:rPrChange w:id="1754" w:author="Aarati AD" w:date="2023-04-06T10:12:00Z">
            <w:rPr>
              <w:sz w:val="24"/>
              <w:szCs w:val="24"/>
            </w:rPr>
          </w:rPrChange>
        </w:rPr>
        <w:t>SE</w:t>
      </w:r>
      <w:r>
        <w:rPr>
          <w:rFonts w:ascii="Times New Roman" w:hAnsi="Times New Roman" w:cs="Times New Roman"/>
          <w:b/>
          <w:bCs/>
          <w:sz w:val="24"/>
          <w:szCs w:val="24"/>
          <w:rPrChange w:id="1755" w:author="Aarati AD" w:date="2023-04-06T10:12:00Z">
            <w:rPr>
              <w:b/>
              <w:bCs/>
              <w:sz w:val="24"/>
              <w:szCs w:val="24"/>
            </w:rPr>
          </w:rPrChange>
        </w:rPr>
        <w:t>LECT LEFT(name, 1) AS first_letter, COUNT(*) num_companies</w:t>
      </w:r>
    </w:p>
    <w:p w14:paraId="06F5176D" w14:textId="77777777" w:rsidR="00254258" w:rsidRPr="00254258" w:rsidRDefault="00304EF3">
      <w:pPr>
        <w:rPr>
          <w:rFonts w:ascii="Times New Roman" w:hAnsi="Times New Roman" w:cs="Times New Roman"/>
          <w:rPrChange w:id="1756" w:author="Aarati AD" w:date="2023-04-06T10:12:00Z">
            <w:rPr/>
          </w:rPrChange>
        </w:rPr>
      </w:pPr>
      <w:r>
        <w:rPr>
          <w:rFonts w:ascii="Times New Roman" w:hAnsi="Times New Roman" w:cs="Times New Roman"/>
          <w:b/>
          <w:bCs/>
          <w:sz w:val="24"/>
          <w:szCs w:val="24"/>
          <w:rPrChange w:id="1757" w:author="Aarati AD" w:date="2023-04-06T10:12:00Z">
            <w:rPr>
              <w:b/>
              <w:bCs/>
              <w:sz w:val="24"/>
              <w:szCs w:val="24"/>
            </w:rPr>
          </w:rPrChange>
        </w:rPr>
        <w:t>ORDER BY 2 DESC;</w:t>
      </w:r>
    </w:p>
    <w:p w14:paraId="039071A4" w14:textId="77777777" w:rsidR="00254258" w:rsidRPr="00254258" w:rsidRDefault="00304EF3">
      <w:pPr>
        <w:rPr>
          <w:rFonts w:ascii="Times New Roman" w:hAnsi="Times New Roman" w:cs="Times New Roman"/>
          <w:color w:val="0B0B0B"/>
          <w:shd w:val="clear" w:color="auto" w:fill="FFFFFF"/>
          <w:rPrChange w:id="175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759" w:author="Aarati AD" w:date="2023-04-06T10:12:00Z">
            <w:rPr>
              <w:rFonts w:ascii="Open Sans" w:hAnsi="Open Sans" w:cs="Open Sans"/>
              <w:color w:val="0B0B0B"/>
              <w:shd w:val="clear" w:color="auto" w:fill="FFFFFF"/>
            </w:rPr>
          </w:rPrChange>
        </w:rPr>
        <w:t>Use the </w:t>
      </w:r>
      <w:r>
        <w:rPr>
          <w:rStyle w:val="Strong"/>
          <w:rFonts w:ascii="Times New Roman" w:hAnsi="Times New Roman" w:cs="Times New Roman"/>
          <w:color w:val="0B0B0B"/>
          <w:bdr w:val="single" w:sz="2" w:space="0" w:color="auto"/>
          <w:shd w:val="clear" w:color="auto" w:fill="FFFFFF"/>
          <w:rPrChange w:id="1760" w:author="Aarati AD" w:date="2023-04-06T10:12:00Z">
            <w:rPr>
              <w:rStyle w:val="Strong"/>
              <w:rFonts w:ascii="Open Sans" w:hAnsi="Open Sans" w:cs="Open Sans"/>
              <w:color w:val="0B0B0B"/>
              <w:bdr w:val="single" w:sz="2" w:space="0" w:color="auto"/>
              <w:shd w:val="clear" w:color="auto" w:fill="FFFFFF"/>
            </w:rPr>
          </w:rPrChange>
        </w:rPr>
        <w:t>accounts</w:t>
      </w:r>
      <w:r>
        <w:rPr>
          <w:rFonts w:ascii="Times New Roman" w:hAnsi="Times New Roman" w:cs="Times New Roman"/>
          <w:color w:val="0B0B0B"/>
          <w:shd w:val="clear" w:color="auto" w:fill="FFFFFF"/>
          <w:rPrChange w:id="1761" w:author="Aarati AD" w:date="2023-04-06T10:12:00Z">
            <w:rPr>
              <w:rFonts w:ascii="Open Sans" w:hAnsi="Open Sans" w:cs="Open Sans"/>
              <w:color w:val="0B0B0B"/>
              <w:shd w:val="clear" w:color="auto" w:fill="FFFFFF"/>
            </w:rPr>
          </w:rPrChange>
        </w:rPr>
        <w:t> table and a </w:t>
      </w:r>
      <w:r>
        <w:rPr>
          <w:rStyle w:val="Strong"/>
          <w:rFonts w:ascii="Times New Roman" w:hAnsi="Times New Roman" w:cs="Times New Roman"/>
          <w:color w:val="0B0B0B"/>
          <w:bdr w:val="single" w:sz="2" w:space="0" w:color="auto"/>
          <w:shd w:val="clear" w:color="auto" w:fill="FFFFFF"/>
          <w:rPrChange w:id="1762" w:author="Aarati AD" w:date="2023-04-06T10:12:00Z">
            <w:rPr>
              <w:rStyle w:val="Strong"/>
              <w:rFonts w:ascii="Open Sans" w:hAnsi="Open Sans" w:cs="Open Sans"/>
              <w:color w:val="0B0B0B"/>
              <w:bdr w:val="single" w:sz="2" w:space="0" w:color="auto"/>
              <w:shd w:val="clear" w:color="auto" w:fill="FFFFFF"/>
            </w:rPr>
          </w:rPrChange>
        </w:rPr>
        <w:t>CASE</w:t>
      </w:r>
      <w:r>
        <w:rPr>
          <w:rFonts w:ascii="Times New Roman" w:hAnsi="Times New Roman" w:cs="Times New Roman"/>
          <w:color w:val="0B0B0B"/>
          <w:shd w:val="clear" w:color="auto" w:fill="FFFFFF"/>
          <w:rPrChange w:id="1763" w:author="Aarati AD" w:date="2023-04-06T10:12:00Z">
            <w:rPr>
              <w:rFonts w:ascii="Open Sans" w:hAnsi="Open Sans" w:cs="Open Sans"/>
              <w:color w:val="0B0B0B"/>
              <w:shd w:val="clear" w:color="auto" w:fill="FFFFFF"/>
            </w:rPr>
          </w:rPrChange>
        </w:rPr>
        <w:t> statement to create two groups: one group of company names that start with a number and a second group of those company names that start with a letter. What proportion of company names start with a letter?</w:t>
      </w:r>
    </w:p>
    <w:tbl>
      <w:tblPr>
        <w:tblStyle w:val="TableGrid"/>
        <w:tblW w:w="0" w:type="auto"/>
        <w:tblLook w:val="04A0" w:firstRow="1" w:lastRow="0" w:firstColumn="1" w:lastColumn="0" w:noHBand="0" w:noVBand="1"/>
      </w:tblPr>
      <w:tblGrid>
        <w:gridCol w:w="9350"/>
      </w:tblGrid>
      <w:tr w:rsidR="00254258" w14:paraId="7576582C" w14:textId="77777777">
        <w:tc>
          <w:tcPr>
            <w:tcW w:w="9350" w:type="dxa"/>
          </w:tcPr>
          <w:p w14:paraId="5764472A" w14:textId="77777777" w:rsidR="00254258" w:rsidRPr="00254258" w:rsidRDefault="00304EF3">
            <w:pPr>
              <w:rPr>
                <w:rFonts w:ascii="Times New Roman" w:hAnsi="Times New Roman" w:cs="Times New Roman"/>
                <w:b/>
                <w:bCs/>
                <w:sz w:val="24"/>
                <w:szCs w:val="24"/>
                <w:rPrChange w:id="1764" w:author="Aarati AD" w:date="2023-04-06T10:12:00Z">
                  <w:rPr>
                    <w:b/>
                    <w:bCs/>
                    <w:sz w:val="24"/>
                    <w:szCs w:val="24"/>
                  </w:rPr>
                </w:rPrChange>
              </w:rPr>
            </w:pPr>
            <w:r>
              <w:rPr>
                <w:rFonts w:ascii="Times New Roman" w:hAnsi="Times New Roman" w:cs="Times New Roman"/>
                <w:b/>
                <w:bCs/>
                <w:sz w:val="24"/>
                <w:szCs w:val="24"/>
                <w:rPrChange w:id="1765" w:author="Aarati AD" w:date="2023-04-06T10:12:00Z">
                  <w:rPr>
                    <w:b/>
                    <w:bCs/>
                    <w:sz w:val="24"/>
                    <w:szCs w:val="24"/>
                  </w:rPr>
                </w:rPrChange>
              </w:rPr>
              <w:t xml:space="preserve">With table_1 as </w:t>
            </w:r>
          </w:p>
          <w:p w14:paraId="3D0B0501" w14:textId="77777777" w:rsidR="00254258" w:rsidRPr="00254258" w:rsidRDefault="00304EF3">
            <w:pPr>
              <w:rPr>
                <w:rFonts w:ascii="Times New Roman" w:hAnsi="Times New Roman" w:cs="Times New Roman"/>
                <w:b/>
                <w:bCs/>
                <w:sz w:val="24"/>
                <w:szCs w:val="24"/>
                <w:rPrChange w:id="1766" w:author="Aarati AD" w:date="2023-04-06T10:12:00Z">
                  <w:rPr>
                    <w:b/>
                    <w:bCs/>
                    <w:sz w:val="24"/>
                    <w:szCs w:val="24"/>
                  </w:rPr>
                </w:rPrChange>
              </w:rPr>
            </w:pPr>
            <w:r>
              <w:rPr>
                <w:rFonts w:ascii="Times New Roman" w:hAnsi="Times New Roman" w:cs="Times New Roman"/>
                <w:b/>
                <w:bCs/>
                <w:sz w:val="24"/>
                <w:szCs w:val="24"/>
                <w:rPrChange w:id="1767" w:author="Aarati AD" w:date="2023-04-06T10:12:00Z">
                  <w:rPr>
                    <w:b/>
                    <w:bCs/>
                    <w:sz w:val="24"/>
                    <w:szCs w:val="24"/>
                  </w:rPr>
                </w:rPrChange>
              </w:rPr>
              <w:t>(</w:t>
            </w:r>
          </w:p>
          <w:p w14:paraId="6ACBBCAB" w14:textId="77777777" w:rsidR="00254258" w:rsidRPr="00254258" w:rsidRDefault="00304EF3">
            <w:pPr>
              <w:rPr>
                <w:rFonts w:ascii="Times New Roman" w:hAnsi="Times New Roman" w:cs="Times New Roman"/>
                <w:b/>
                <w:bCs/>
                <w:sz w:val="24"/>
                <w:szCs w:val="24"/>
                <w:rPrChange w:id="1768" w:author="Aarati AD" w:date="2023-04-06T10:12:00Z">
                  <w:rPr>
                    <w:b/>
                    <w:bCs/>
                    <w:sz w:val="24"/>
                    <w:szCs w:val="24"/>
                  </w:rPr>
                </w:rPrChange>
              </w:rPr>
            </w:pPr>
            <w:r>
              <w:rPr>
                <w:rFonts w:ascii="Times New Roman" w:hAnsi="Times New Roman" w:cs="Times New Roman"/>
                <w:b/>
                <w:bCs/>
                <w:sz w:val="24"/>
                <w:szCs w:val="24"/>
                <w:rPrChange w:id="1769" w:author="Aarati AD" w:date="2023-04-06T10:12:00Z">
                  <w:rPr>
                    <w:b/>
                    <w:bCs/>
                    <w:sz w:val="24"/>
                    <w:szCs w:val="24"/>
                  </w:rPr>
                </w:rPrChange>
              </w:rPr>
              <w:t>SELECT name, CASE WHEN LEFT (UPPER (name), 1) IN ('0','1','2','3','4','5','6','7','8','9') //(‘A’, ‘E’, ‘I’ , ‘O’, ‘U’) for starting with non vowel</w:t>
            </w:r>
          </w:p>
          <w:p w14:paraId="2511ED00" w14:textId="77777777" w:rsidR="00254258" w:rsidRPr="00254258" w:rsidRDefault="00304EF3">
            <w:pPr>
              <w:rPr>
                <w:rFonts w:ascii="Times New Roman" w:hAnsi="Times New Roman" w:cs="Times New Roman"/>
                <w:b/>
                <w:bCs/>
                <w:sz w:val="24"/>
                <w:szCs w:val="24"/>
                <w:rPrChange w:id="1770" w:author="Aarati AD" w:date="2023-04-06T10:12:00Z">
                  <w:rPr>
                    <w:b/>
                    <w:bCs/>
                    <w:sz w:val="24"/>
                    <w:szCs w:val="24"/>
                  </w:rPr>
                </w:rPrChange>
              </w:rPr>
            </w:pPr>
            <w:r>
              <w:rPr>
                <w:rFonts w:ascii="Times New Roman" w:hAnsi="Times New Roman" w:cs="Times New Roman"/>
                <w:b/>
                <w:bCs/>
                <w:sz w:val="24"/>
                <w:szCs w:val="24"/>
                <w:rPrChange w:id="1771" w:author="Aarati AD" w:date="2023-04-06T10:12:00Z">
                  <w:rPr>
                    <w:b/>
                    <w:bCs/>
                    <w:sz w:val="24"/>
                    <w:szCs w:val="24"/>
                  </w:rPr>
                </w:rPrChange>
              </w:rPr>
              <w:t xml:space="preserve">                          THEN 1 ELSE 0 END AS num, </w:t>
            </w:r>
          </w:p>
          <w:p w14:paraId="3BBDDCA9" w14:textId="77777777" w:rsidR="00254258" w:rsidRPr="00254258" w:rsidRDefault="00304EF3">
            <w:pPr>
              <w:rPr>
                <w:rFonts w:ascii="Times New Roman" w:hAnsi="Times New Roman" w:cs="Times New Roman"/>
                <w:b/>
                <w:bCs/>
                <w:sz w:val="24"/>
                <w:szCs w:val="24"/>
                <w:rPrChange w:id="1772" w:author="Aarati AD" w:date="2023-04-06T10:12:00Z">
                  <w:rPr>
                    <w:b/>
                    <w:bCs/>
                    <w:sz w:val="24"/>
                    <w:szCs w:val="24"/>
                  </w:rPr>
                </w:rPrChange>
              </w:rPr>
            </w:pPr>
            <w:r>
              <w:rPr>
                <w:rFonts w:ascii="Times New Roman" w:hAnsi="Times New Roman" w:cs="Times New Roman"/>
                <w:b/>
                <w:bCs/>
                <w:sz w:val="24"/>
                <w:szCs w:val="24"/>
                <w:rPrChange w:id="1773" w:author="Aarati AD" w:date="2023-04-06T10:12:00Z">
                  <w:rPr>
                    <w:b/>
                    <w:bCs/>
                    <w:sz w:val="24"/>
                    <w:szCs w:val="24"/>
                  </w:rPr>
                </w:rPrChange>
              </w:rPr>
              <w:t xml:space="preserve">                          CASE WHEN LEFT (UPPER (name), 1) not IN ('0','1','2','3','4','5','6','7','8','9')  //(‘A’, ‘E’, ‘I’ , ‘O’, ‘U’)</w:t>
            </w:r>
          </w:p>
          <w:p w14:paraId="7DC71A0E" w14:textId="77777777" w:rsidR="00254258" w:rsidRPr="00254258" w:rsidRDefault="00304EF3">
            <w:pPr>
              <w:rPr>
                <w:rFonts w:ascii="Times New Roman" w:hAnsi="Times New Roman" w:cs="Times New Roman"/>
                <w:b/>
                <w:bCs/>
                <w:sz w:val="24"/>
                <w:szCs w:val="24"/>
                <w:rPrChange w:id="1774" w:author="Aarati AD" w:date="2023-04-06T10:12:00Z">
                  <w:rPr>
                    <w:b/>
                    <w:bCs/>
                    <w:sz w:val="24"/>
                    <w:szCs w:val="24"/>
                  </w:rPr>
                </w:rPrChange>
              </w:rPr>
            </w:pPr>
            <w:r>
              <w:rPr>
                <w:rFonts w:ascii="Times New Roman" w:hAnsi="Times New Roman" w:cs="Times New Roman"/>
                <w:b/>
                <w:bCs/>
                <w:sz w:val="24"/>
                <w:szCs w:val="24"/>
                <w:rPrChange w:id="1775" w:author="Aarati AD" w:date="2023-04-06T10:12:00Z">
                  <w:rPr>
                    <w:b/>
                    <w:bCs/>
                    <w:sz w:val="24"/>
                    <w:szCs w:val="24"/>
                  </w:rPr>
                </w:rPrChange>
              </w:rPr>
              <w:t xml:space="preserve">                          THEN 1 ELSE 0 END AS letter</w:t>
            </w:r>
          </w:p>
          <w:p w14:paraId="5A3F830B" w14:textId="77777777" w:rsidR="00254258" w:rsidRPr="00254258" w:rsidRDefault="00304EF3">
            <w:pPr>
              <w:rPr>
                <w:rFonts w:ascii="Times New Roman" w:hAnsi="Times New Roman" w:cs="Times New Roman"/>
                <w:b/>
                <w:bCs/>
                <w:sz w:val="24"/>
                <w:szCs w:val="24"/>
                <w:rPrChange w:id="1776" w:author="Aarati AD" w:date="2023-04-06T10:12:00Z">
                  <w:rPr>
                    <w:b/>
                    <w:bCs/>
                    <w:sz w:val="24"/>
                    <w:szCs w:val="24"/>
                  </w:rPr>
                </w:rPrChange>
              </w:rPr>
            </w:pPr>
            <w:r>
              <w:rPr>
                <w:rFonts w:ascii="Times New Roman" w:hAnsi="Times New Roman" w:cs="Times New Roman"/>
                <w:b/>
                <w:bCs/>
                <w:sz w:val="24"/>
                <w:szCs w:val="24"/>
                <w:rPrChange w:id="1777" w:author="Aarati AD" w:date="2023-04-06T10:12:00Z">
                  <w:rPr>
                    <w:b/>
                    <w:bCs/>
                    <w:sz w:val="24"/>
                    <w:szCs w:val="24"/>
                  </w:rPr>
                </w:rPrChange>
              </w:rPr>
              <w:t xml:space="preserve">                          FROM accounts</w:t>
            </w:r>
          </w:p>
          <w:p w14:paraId="519335DB" w14:textId="77777777" w:rsidR="00254258" w:rsidRPr="00254258" w:rsidRDefault="00304EF3">
            <w:pPr>
              <w:rPr>
                <w:rFonts w:ascii="Times New Roman" w:hAnsi="Times New Roman" w:cs="Times New Roman"/>
                <w:b/>
                <w:bCs/>
                <w:sz w:val="24"/>
                <w:szCs w:val="24"/>
                <w:rPrChange w:id="1778" w:author="Aarati AD" w:date="2023-04-06T10:12:00Z">
                  <w:rPr>
                    <w:b/>
                    <w:bCs/>
                    <w:sz w:val="24"/>
                    <w:szCs w:val="24"/>
                  </w:rPr>
                </w:rPrChange>
              </w:rPr>
            </w:pPr>
            <w:r>
              <w:rPr>
                <w:rFonts w:ascii="Times New Roman" w:hAnsi="Times New Roman" w:cs="Times New Roman"/>
                <w:b/>
                <w:bCs/>
                <w:sz w:val="24"/>
                <w:szCs w:val="24"/>
                <w:rPrChange w:id="1779" w:author="Aarati AD" w:date="2023-04-06T10:12:00Z">
                  <w:rPr>
                    <w:b/>
                    <w:bCs/>
                    <w:sz w:val="24"/>
                    <w:szCs w:val="24"/>
                  </w:rPr>
                </w:rPrChange>
              </w:rPr>
              <w:t>)</w:t>
            </w:r>
          </w:p>
          <w:p w14:paraId="1785EBE0" w14:textId="77777777" w:rsidR="00254258" w:rsidRPr="00254258" w:rsidRDefault="00304EF3">
            <w:pPr>
              <w:rPr>
                <w:rFonts w:ascii="Times New Roman" w:hAnsi="Times New Roman" w:cs="Times New Roman"/>
                <w:b/>
                <w:bCs/>
                <w:sz w:val="24"/>
                <w:szCs w:val="24"/>
                <w:rPrChange w:id="1780" w:author="Aarati AD" w:date="2023-04-06T10:12:00Z">
                  <w:rPr>
                    <w:b/>
                    <w:bCs/>
                    <w:sz w:val="24"/>
                    <w:szCs w:val="24"/>
                  </w:rPr>
                </w:rPrChange>
              </w:rPr>
            </w:pPr>
            <w:r>
              <w:rPr>
                <w:rFonts w:ascii="Times New Roman" w:hAnsi="Times New Roman" w:cs="Times New Roman"/>
                <w:b/>
                <w:bCs/>
                <w:sz w:val="24"/>
                <w:szCs w:val="24"/>
                <w:rPrChange w:id="1781" w:author="Aarati AD" w:date="2023-04-06T10:12:00Z">
                  <w:rPr>
                    <w:b/>
                    <w:bCs/>
                    <w:sz w:val="24"/>
                    <w:szCs w:val="24"/>
                  </w:rPr>
                </w:rPrChange>
              </w:rPr>
              <w:t>select sum(table_1.letter) as starting_with_letter,</w:t>
            </w:r>
          </w:p>
          <w:p w14:paraId="07B6B7A3" w14:textId="77777777" w:rsidR="00254258" w:rsidRPr="00254258" w:rsidRDefault="00304EF3">
            <w:pPr>
              <w:rPr>
                <w:rFonts w:ascii="Times New Roman" w:hAnsi="Times New Roman" w:cs="Times New Roman"/>
                <w:b/>
                <w:bCs/>
                <w:sz w:val="24"/>
                <w:szCs w:val="24"/>
                <w:rPrChange w:id="1782" w:author="Aarati AD" w:date="2023-04-06T10:12:00Z">
                  <w:rPr>
                    <w:b/>
                    <w:bCs/>
                    <w:sz w:val="24"/>
                    <w:szCs w:val="24"/>
                  </w:rPr>
                </w:rPrChange>
              </w:rPr>
            </w:pPr>
            <w:r>
              <w:rPr>
                <w:rFonts w:ascii="Times New Roman" w:hAnsi="Times New Roman" w:cs="Times New Roman"/>
                <w:b/>
                <w:bCs/>
                <w:sz w:val="24"/>
                <w:szCs w:val="24"/>
                <w:rPrChange w:id="1783" w:author="Aarati AD" w:date="2023-04-06T10:12:00Z">
                  <w:rPr>
                    <w:b/>
                    <w:bCs/>
                    <w:sz w:val="24"/>
                    <w:szCs w:val="24"/>
                  </w:rPr>
                </w:rPrChange>
              </w:rPr>
              <w:lastRenderedPageBreak/>
              <w:t xml:space="preserve">       sum (Table_1.num) as starting_with_number</w:t>
            </w:r>
          </w:p>
          <w:p w14:paraId="07AF91BB" w14:textId="77777777" w:rsidR="00254258" w:rsidRPr="00254258" w:rsidRDefault="00304EF3">
            <w:pPr>
              <w:rPr>
                <w:rFonts w:ascii="Times New Roman" w:hAnsi="Times New Roman" w:cs="Times New Roman"/>
                <w:b/>
                <w:bCs/>
                <w:sz w:val="24"/>
                <w:szCs w:val="24"/>
                <w:rPrChange w:id="1784" w:author="Aarati AD" w:date="2023-04-06T10:12:00Z">
                  <w:rPr>
                    <w:b/>
                    <w:bCs/>
                    <w:sz w:val="24"/>
                    <w:szCs w:val="24"/>
                  </w:rPr>
                </w:rPrChange>
              </w:rPr>
            </w:pPr>
            <w:r>
              <w:rPr>
                <w:rFonts w:ascii="Times New Roman" w:hAnsi="Times New Roman" w:cs="Times New Roman"/>
                <w:b/>
                <w:bCs/>
                <w:sz w:val="24"/>
                <w:szCs w:val="24"/>
                <w:rPrChange w:id="1785" w:author="Aarati AD" w:date="2023-04-06T10:12:00Z">
                  <w:rPr>
                    <w:b/>
                    <w:bCs/>
                    <w:sz w:val="24"/>
                    <w:szCs w:val="24"/>
                  </w:rPr>
                </w:rPrChange>
              </w:rPr>
              <w:t>from table_1</w:t>
            </w:r>
          </w:p>
        </w:tc>
      </w:tr>
    </w:tbl>
    <w:p w14:paraId="58217463" w14:textId="77777777" w:rsidR="00254258" w:rsidRPr="00254258" w:rsidRDefault="00304EF3">
      <w:pPr>
        <w:rPr>
          <w:rFonts w:ascii="Times New Roman" w:hAnsi="Times New Roman" w:cs="Times New Roman"/>
          <w:b/>
          <w:bCs/>
          <w:color w:val="0B0B0B"/>
          <w:shd w:val="clear" w:color="auto" w:fill="FFFFFF"/>
          <w:rPrChange w:id="1786" w:author="Aarati AD" w:date="2023-04-06T10:12:00Z">
            <w:rPr>
              <w:rFonts w:ascii="Open Sans" w:hAnsi="Open Sans" w:cs="Open Sans"/>
              <w:b/>
              <w:bCs/>
              <w:color w:val="0B0B0B"/>
              <w:shd w:val="clear" w:color="auto" w:fill="FFFFFF"/>
            </w:rPr>
          </w:rPrChange>
        </w:rPr>
      </w:pPr>
      <w:r>
        <w:rPr>
          <w:rFonts w:ascii="Times New Roman" w:hAnsi="Times New Roman" w:cs="Times New Roman"/>
          <w:b/>
          <w:bCs/>
          <w:color w:val="0B0B0B"/>
          <w:shd w:val="clear" w:color="auto" w:fill="FFFFFF"/>
          <w:rPrChange w:id="1787" w:author="Aarati AD" w:date="2023-04-06T10:12:00Z">
            <w:rPr>
              <w:rFonts w:ascii="Open Sans" w:hAnsi="Open Sans" w:cs="Open Sans"/>
              <w:b/>
              <w:bCs/>
              <w:color w:val="0B0B0B"/>
              <w:shd w:val="clear" w:color="auto" w:fill="FFFFFF"/>
            </w:rPr>
          </w:rPrChange>
        </w:rPr>
        <w:lastRenderedPageBreak/>
        <w:t>Use the </w:t>
      </w:r>
      <w:r>
        <w:rPr>
          <w:rStyle w:val="HTMLCode"/>
          <w:rFonts w:ascii="Times New Roman" w:eastAsiaTheme="minorHAnsi" w:hAnsi="Times New Roman" w:cs="Times New Roman"/>
          <w:b/>
          <w:bCs/>
          <w:sz w:val="24"/>
          <w:szCs w:val="24"/>
          <w:bdr w:val="single" w:sz="2" w:space="0" w:color="auto"/>
          <w:rPrChange w:id="1788" w:author="Aarati AD" w:date="2023-04-06T10:12:00Z">
            <w:rPr>
              <w:rStyle w:val="HTMLCode"/>
              <w:rFonts w:ascii="var(--chakra-fonts-mono)" w:eastAsiaTheme="minorHAnsi" w:hAnsi="var(--chakra-fonts-mono)"/>
              <w:b/>
              <w:bCs/>
              <w:sz w:val="24"/>
              <w:szCs w:val="24"/>
              <w:bdr w:val="single" w:sz="2" w:space="0" w:color="auto"/>
            </w:rPr>
          </w:rPrChange>
        </w:rPr>
        <w:t>accounts</w:t>
      </w:r>
      <w:r>
        <w:rPr>
          <w:rFonts w:ascii="Times New Roman" w:hAnsi="Times New Roman" w:cs="Times New Roman"/>
          <w:b/>
          <w:bCs/>
          <w:color w:val="0B0B0B"/>
          <w:shd w:val="clear" w:color="auto" w:fill="FFFFFF"/>
          <w:rPrChange w:id="1789" w:author="Aarati AD" w:date="2023-04-06T10:12:00Z">
            <w:rPr>
              <w:rFonts w:ascii="Open Sans" w:hAnsi="Open Sans" w:cs="Open Sans"/>
              <w:b/>
              <w:bCs/>
              <w:color w:val="0B0B0B"/>
              <w:shd w:val="clear" w:color="auto" w:fill="FFFFFF"/>
            </w:rPr>
          </w:rPrChange>
        </w:rPr>
        <w:t> table to create </w:t>
      </w:r>
      <w:r>
        <w:rPr>
          <w:rStyle w:val="Strong"/>
          <w:rFonts w:ascii="Times New Roman" w:hAnsi="Times New Roman" w:cs="Times New Roman"/>
          <w:b w:val="0"/>
          <w:bCs w:val="0"/>
          <w:color w:val="0B0B0B"/>
          <w:bdr w:val="single" w:sz="2" w:space="0" w:color="auto"/>
          <w:shd w:val="clear" w:color="auto" w:fill="FFFFFF"/>
          <w:rPrChange w:id="1790" w:author="Aarati AD" w:date="2023-04-06T10:12:00Z">
            <w:rPr>
              <w:rStyle w:val="Strong"/>
              <w:rFonts w:ascii="Open Sans" w:hAnsi="Open Sans" w:cs="Open Sans"/>
              <w:b w:val="0"/>
              <w:bCs w:val="0"/>
              <w:color w:val="0B0B0B"/>
              <w:bdr w:val="single" w:sz="2" w:space="0" w:color="auto"/>
              <w:shd w:val="clear" w:color="auto" w:fill="FFFFFF"/>
            </w:rPr>
          </w:rPrChange>
        </w:rPr>
        <w:t>first</w:t>
      </w:r>
      <w:r>
        <w:rPr>
          <w:rFonts w:ascii="Times New Roman" w:hAnsi="Times New Roman" w:cs="Times New Roman"/>
          <w:b/>
          <w:bCs/>
          <w:color w:val="0B0B0B"/>
          <w:shd w:val="clear" w:color="auto" w:fill="FFFFFF"/>
          <w:rPrChange w:id="1791" w:author="Aarati AD" w:date="2023-04-06T10:12:00Z">
            <w:rPr>
              <w:rFonts w:ascii="Open Sans" w:hAnsi="Open Sans" w:cs="Open Sans"/>
              <w:b/>
              <w:bCs/>
              <w:color w:val="0B0B0B"/>
              <w:shd w:val="clear" w:color="auto" w:fill="FFFFFF"/>
            </w:rPr>
          </w:rPrChange>
        </w:rPr>
        <w:t> and </w:t>
      </w:r>
      <w:r>
        <w:rPr>
          <w:rStyle w:val="Strong"/>
          <w:rFonts w:ascii="Times New Roman" w:hAnsi="Times New Roman" w:cs="Times New Roman"/>
          <w:b w:val="0"/>
          <w:bCs w:val="0"/>
          <w:color w:val="0B0B0B"/>
          <w:bdr w:val="single" w:sz="2" w:space="0" w:color="auto"/>
          <w:shd w:val="clear" w:color="auto" w:fill="FFFFFF"/>
          <w:rPrChange w:id="1792" w:author="Aarati AD" w:date="2023-04-06T10:12:00Z">
            <w:rPr>
              <w:rStyle w:val="Strong"/>
              <w:rFonts w:ascii="Open Sans" w:hAnsi="Open Sans" w:cs="Open Sans"/>
              <w:b w:val="0"/>
              <w:bCs w:val="0"/>
              <w:color w:val="0B0B0B"/>
              <w:bdr w:val="single" w:sz="2" w:space="0" w:color="auto"/>
              <w:shd w:val="clear" w:color="auto" w:fill="FFFFFF"/>
            </w:rPr>
          </w:rPrChange>
        </w:rPr>
        <w:t>last</w:t>
      </w:r>
      <w:r>
        <w:rPr>
          <w:rFonts w:ascii="Times New Roman" w:hAnsi="Times New Roman" w:cs="Times New Roman"/>
          <w:b/>
          <w:bCs/>
          <w:color w:val="0B0B0B"/>
          <w:shd w:val="clear" w:color="auto" w:fill="FFFFFF"/>
          <w:rPrChange w:id="1793" w:author="Aarati AD" w:date="2023-04-06T10:12:00Z">
            <w:rPr>
              <w:rFonts w:ascii="Open Sans" w:hAnsi="Open Sans" w:cs="Open Sans"/>
              <w:b/>
              <w:bCs/>
              <w:color w:val="0B0B0B"/>
              <w:shd w:val="clear" w:color="auto" w:fill="FFFFFF"/>
            </w:rPr>
          </w:rPrChange>
        </w:rPr>
        <w:t> name columns that hold the first and last names for the </w:t>
      </w:r>
      <w:r>
        <w:rPr>
          <w:rStyle w:val="HTMLCode"/>
          <w:rFonts w:ascii="Times New Roman" w:eastAsiaTheme="minorHAnsi" w:hAnsi="Times New Roman" w:cs="Times New Roman"/>
          <w:b/>
          <w:bCs/>
          <w:sz w:val="24"/>
          <w:szCs w:val="24"/>
          <w:bdr w:val="single" w:sz="2" w:space="0" w:color="auto"/>
          <w:rPrChange w:id="1794" w:author="Aarati AD" w:date="2023-04-06T10:12:00Z">
            <w:rPr>
              <w:rStyle w:val="HTMLCode"/>
              <w:rFonts w:ascii="var(--chakra-fonts-mono)" w:eastAsiaTheme="minorHAnsi" w:hAnsi="var(--chakra-fonts-mono)"/>
              <w:b/>
              <w:bCs/>
              <w:sz w:val="24"/>
              <w:szCs w:val="24"/>
              <w:bdr w:val="single" w:sz="2" w:space="0" w:color="auto"/>
            </w:rPr>
          </w:rPrChange>
        </w:rPr>
        <w:t>primary_poc</w:t>
      </w:r>
      <w:r>
        <w:rPr>
          <w:rFonts w:ascii="Times New Roman" w:hAnsi="Times New Roman" w:cs="Times New Roman"/>
          <w:b/>
          <w:bCs/>
          <w:color w:val="0B0B0B"/>
          <w:shd w:val="clear" w:color="auto" w:fill="FFFFFF"/>
          <w:rPrChange w:id="1795" w:author="Aarati AD" w:date="2023-04-06T10:12:00Z">
            <w:rPr>
              <w:rFonts w:ascii="Open Sans" w:hAnsi="Open Sans" w:cs="Open Sans"/>
              <w:b/>
              <w:bCs/>
              <w:color w:val="0B0B0B"/>
              <w:shd w:val="clear" w:color="auto" w:fill="FFFFFF"/>
            </w:rPr>
          </w:rPrChange>
        </w:rPr>
        <w:t>.</w:t>
      </w:r>
    </w:p>
    <w:p w14:paraId="167AE318" w14:textId="77777777" w:rsidR="00254258" w:rsidRPr="00254258" w:rsidRDefault="00304EF3">
      <w:pPr>
        <w:pStyle w:val="Css-cvpopp"/>
        <w:pBdr>
          <w:top w:val="single" w:sz="2" w:space="0" w:color="auto"/>
          <w:left w:val="single" w:sz="2" w:space="0" w:color="auto"/>
          <w:bottom w:val="single" w:sz="2" w:space="0" w:color="auto"/>
          <w:right w:val="single" w:sz="2" w:space="0" w:color="auto"/>
        </w:pBdr>
        <w:shd w:val="clear" w:color="auto" w:fill="FFFFFF"/>
        <w:spacing w:before="0" w:after="0"/>
        <w:ind w:left="360"/>
        <w:jc w:val="center"/>
        <w:rPr>
          <w:b/>
          <w:bCs/>
          <w:color w:val="0B0B0B"/>
          <w:sz w:val="20"/>
          <w:szCs w:val="20"/>
          <w:rPrChange w:id="1796" w:author="Aarati AD" w:date="2023-04-06T10:12:00Z">
            <w:rPr>
              <w:rFonts w:ascii="Open Sans" w:hAnsi="Open Sans" w:cs="Open Sans"/>
              <w:b/>
              <w:bCs/>
              <w:color w:val="0B0B0B"/>
              <w:sz w:val="20"/>
              <w:szCs w:val="20"/>
            </w:rPr>
          </w:rPrChange>
        </w:rPr>
      </w:pPr>
      <w:r>
        <w:rPr>
          <w:rStyle w:val="Strong"/>
          <w:b w:val="0"/>
          <w:bCs w:val="0"/>
          <w:color w:val="0B0B0B"/>
          <w:sz w:val="20"/>
          <w:szCs w:val="20"/>
          <w:bdr w:val="single" w:sz="2" w:space="0" w:color="auto"/>
          <w:rPrChange w:id="1797" w:author="Aarati AD" w:date="2023-04-06T10:12:00Z">
            <w:rPr>
              <w:rStyle w:val="Strong"/>
              <w:rFonts w:ascii="Open Sans" w:hAnsi="Open Sans" w:cs="Open Sans"/>
              <w:b w:val="0"/>
              <w:bCs w:val="0"/>
              <w:color w:val="0B0B0B"/>
              <w:sz w:val="20"/>
              <w:szCs w:val="20"/>
              <w:bdr w:val="single" w:sz="2" w:space="0" w:color="auto"/>
            </w:rPr>
          </w:rPrChange>
        </w:rPr>
        <w:t>POSITION:  return the position of specific character in string using</w:t>
      </w:r>
    </w:p>
    <w:p w14:paraId="0366BD21" w14:textId="77777777" w:rsidR="00254258" w:rsidRPr="00254258" w:rsidRDefault="00304EF3">
      <w:pPr>
        <w:pStyle w:val="Css-cvpopp"/>
        <w:pBdr>
          <w:top w:val="single" w:sz="2" w:space="0" w:color="auto"/>
          <w:left w:val="single" w:sz="2" w:space="0" w:color="auto"/>
          <w:bottom w:val="single" w:sz="2" w:space="0" w:color="auto"/>
          <w:right w:val="single" w:sz="2" w:space="0" w:color="auto"/>
        </w:pBdr>
        <w:shd w:val="clear" w:color="auto" w:fill="FFFFFF"/>
        <w:spacing w:before="0" w:after="0"/>
        <w:ind w:left="360"/>
        <w:jc w:val="center"/>
        <w:rPr>
          <w:b/>
          <w:bCs/>
          <w:color w:val="0B0B0B"/>
          <w:sz w:val="20"/>
          <w:szCs w:val="20"/>
          <w:rPrChange w:id="1798" w:author="Aarati AD" w:date="2023-04-06T10:12:00Z">
            <w:rPr>
              <w:rFonts w:ascii="Open Sans" w:hAnsi="Open Sans" w:cs="Open Sans"/>
              <w:b/>
              <w:bCs/>
              <w:color w:val="0B0B0B"/>
              <w:sz w:val="20"/>
              <w:szCs w:val="20"/>
            </w:rPr>
          </w:rPrChange>
        </w:rPr>
      </w:pPr>
      <w:r>
        <w:rPr>
          <w:rStyle w:val="Strong"/>
          <w:b w:val="0"/>
          <w:bCs w:val="0"/>
          <w:color w:val="0B0B0B"/>
          <w:sz w:val="20"/>
          <w:szCs w:val="20"/>
          <w:bdr w:val="single" w:sz="2" w:space="0" w:color="auto"/>
          <w:rPrChange w:id="1799" w:author="Aarati AD" w:date="2023-04-06T10:12:00Z">
            <w:rPr>
              <w:rStyle w:val="Strong"/>
              <w:rFonts w:ascii="Open Sans" w:hAnsi="Open Sans" w:cs="Open Sans"/>
              <w:b w:val="0"/>
              <w:bCs w:val="0"/>
              <w:color w:val="0B0B0B"/>
              <w:sz w:val="20"/>
              <w:szCs w:val="20"/>
              <w:bdr w:val="single" w:sz="2" w:space="0" w:color="auto"/>
            </w:rPr>
          </w:rPrChange>
        </w:rPr>
        <w:t>STRPOS: same as position but the format is different</w:t>
      </w:r>
    </w:p>
    <w:p w14:paraId="17725150" w14:textId="77777777" w:rsidR="00254258" w:rsidRPr="00254258" w:rsidRDefault="00304EF3">
      <w:pPr>
        <w:pStyle w:val="Css-cvpopp"/>
        <w:pBdr>
          <w:top w:val="single" w:sz="2" w:space="0" w:color="auto"/>
          <w:left w:val="single" w:sz="2" w:space="0" w:color="auto"/>
          <w:bottom w:val="single" w:sz="2" w:space="0" w:color="auto"/>
          <w:right w:val="single" w:sz="2" w:space="0" w:color="auto"/>
        </w:pBdr>
        <w:shd w:val="clear" w:color="auto" w:fill="FFFFFF"/>
        <w:spacing w:before="0" w:after="0"/>
        <w:ind w:left="360"/>
        <w:jc w:val="center"/>
        <w:rPr>
          <w:b/>
          <w:bCs/>
          <w:color w:val="0B0B0B"/>
          <w:sz w:val="20"/>
          <w:szCs w:val="20"/>
          <w:rPrChange w:id="1800" w:author="Aarati AD" w:date="2023-04-06T10:12:00Z">
            <w:rPr>
              <w:rFonts w:ascii="Open Sans" w:hAnsi="Open Sans" w:cs="Open Sans"/>
              <w:b/>
              <w:bCs/>
              <w:color w:val="0B0B0B"/>
              <w:sz w:val="20"/>
              <w:szCs w:val="20"/>
            </w:rPr>
          </w:rPrChange>
        </w:rPr>
      </w:pPr>
      <w:r>
        <w:rPr>
          <w:rStyle w:val="Strong"/>
          <w:b w:val="0"/>
          <w:bCs w:val="0"/>
          <w:color w:val="0B0B0B"/>
          <w:sz w:val="20"/>
          <w:szCs w:val="20"/>
          <w:bdr w:val="single" w:sz="2" w:space="0" w:color="auto"/>
          <w:rPrChange w:id="1801" w:author="Aarati AD" w:date="2023-04-06T10:12:00Z">
            <w:rPr>
              <w:rStyle w:val="Strong"/>
              <w:rFonts w:ascii="Open Sans" w:hAnsi="Open Sans" w:cs="Open Sans"/>
              <w:b w:val="0"/>
              <w:bCs w:val="0"/>
              <w:color w:val="0B0B0B"/>
              <w:sz w:val="20"/>
              <w:szCs w:val="20"/>
              <w:bdr w:val="single" w:sz="2" w:space="0" w:color="auto"/>
            </w:rPr>
          </w:rPrChange>
        </w:rPr>
        <w:t>LOWER: Place into lower case to all the document</w:t>
      </w:r>
    </w:p>
    <w:p w14:paraId="17A637FE" w14:textId="77777777" w:rsidR="00254258" w:rsidRPr="00254258" w:rsidRDefault="00304EF3">
      <w:pPr>
        <w:pStyle w:val="Css-cvpopp"/>
        <w:pBdr>
          <w:top w:val="single" w:sz="2" w:space="0" w:color="auto"/>
          <w:left w:val="single" w:sz="2" w:space="0" w:color="auto"/>
          <w:bottom w:val="single" w:sz="2" w:space="0" w:color="auto"/>
          <w:right w:val="single" w:sz="2" w:space="0" w:color="auto"/>
        </w:pBdr>
        <w:shd w:val="clear" w:color="auto" w:fill="FFFFFF"/>
        <w:spacing w:before="0" w:after="0"/>
        <w:ind w:left="360"/>
        <w:jc w:val="center"/>
        <w:rPr>
          <w:b/>
          <w:bCs/>
          <w:color w:val="0B0B0B"/>
          <w:sz w:val="20"/>
          <w:szCs w:val="20"/>
          <w:rPrChange w:id="1802" w:author="Aarati AD" w:date="2023-04-06T10:12:00Z">
            <w:rPr>
              <w:rFonts w:ascii="Open Sans" w:hAnsi="Open Sans" w:cs="Open Sans"/>
              <w:b/>
              <w:bCs/>
              <w:color w:val="0B0B0B"/>
              <w:sz w:val="20"/>
              <w:szCs w:val="20"/>
            </w:rPr>
          </w:rPrChange>
        </w:rPr>
      </w:pPr>
      <w:r>
        <w:rPr>
          <w:rStyle w:val="Strong"/>
          <w:b w:val="0"/>
          <w:bCs w:val="0"/>
          <w:color w:val="0B0B0B"/>
          <w:sz w:val="20"/>
          <w:szCs w:val="20"/>
          <w:bdr w:val="single" w:sz="2" w:space="0" w:color="auto"/>
          <w:rPrChange w:id="1803" w:author="Aarati AD" w:date="2023-04-06T10:12:00Z">
            <w:rPr>
              <w:rStyle w:val="Strong"/>
              <w:rFonts w:ascii="Open Sans" w:hAnsi="Open Sans" w:cs="Open Sans"/>
              <w:b w:val="0"/>
              <w:bCs w:val="0"/>
              <w:color w:val="0B0B0B"/>
              <w:sz w:val="20"/>
              <w:szCs w:val="20"/>
              <w:bdr w:val="single" w:sz="2" w:space="0" w:color="auto"/>
            </w:rPr>
          </w:rPrChange>
        </w:rPr>
        <w:t>UPPER: Place everything into upper case</w:t>
      </w:r>
    </w:p>
    <w:tbl>
      <w:tblPr>
        <w:tblStyle w:val="TableGrid"/>
        <w:tblW w:w="0" w:type="auto"/>
        <w:tblLook w:val="04A0" w:firstRow="1" w:lastRow="0" w:firstColumn="1" w:lastColumn="0" w:noHBand="0" w:noVBand="1"/>
      </w:tblPr>
      <w:tblGrid>
        <w:gridCol w:w="9350"/>
      </w:tblGrid>
      <w:tr w:rsidR="00254258" w14:paraId="32A4E7BD" w14:textId="77777777">
        <w:trPr>
          <w:trHeight w:val="440"/>
        </w:trPr>
        <w:tc>
          <w:tcPr>
            <w:tcW w:w="9350" w:type="dxa"/>
          </w:tcPr>
          <w:p w14:paraId="5EBEBB27" w14:textId="77777777" w:rsidR="00254258" w:rsidRPr="00254258" w:rsidRDefault="00304EF3">
            <w:pPr>
              <w:rPr>
                <w:rFonts w:ascii="Times New Roman" w:hAnsi="Times New Roman" w:cs="Times New Roman"/>
                <w:sz w:val="24"/>
                <w:szCs w:val="24"/>
                <w:rPrChange w:id="1804" w:author="Aarati AD" w:date="2023-04-06T10:12:00Z">
                  <w:rPr>
                    <w:sz w:val="24"/>
                    <w:szCs w:val="24"/>
                  </w:rPr>
                </w:rPrChange>
              </w:rPr>
            </w:pPr>
            <w:r>
              <w:rPr>
                <w:rFonts w:ascii="Times New Roman" w:hAnsi="Times New Roman" w:cs="Times New Roman"/>
                <w:sz w:val="24"/>
                <w:szCs w:val="24"/>
                <w:rPrChange w:id="1805" w:author="Aarati AD" w:date="2023-04-06T10:12:00Z">
                  <w:rPr>
                    <w:sz w:val="24"/>
                    <w:szCs w:val="24"/>
                  </w:rPr>
                </w:rPrChange>
              </w:rPr>
              <w:t>Select primary_poc,</w:t>
            </w:r>
          </w:p>
          <w:p w14:paraId="561EA3A1" w14:textId="77777777" w:rsidR="00254258" w:rsidRPr="00254258" w:rsidRDefault="00304EF3">
            <w:pPr>
              <w:rPr>
                <w:rFonts w:ascii="Times New Roman" w:hAnsi="Times New Roman" w:cs="Times New Roman"/>
                <w:sz w:val="24"/>
                <w:szCs w:val="24"/>
                <w:rPrChange w:id="1806" w:author="Aarati AD" w:date="2023-04-06T10:12:00Z">
                  <w:rPr>
                    <w:sz w:val="24"/>
                    <w:szCs w:val="24"/>
                  </w:rPr>
                </w:rPrChange>
              </w:rPr>
            </w:pPr>
            <w:r>
              <w:rPr>
                <w:rFonts w:ascii="Times New Roman" w:hAnsi="Times New Roman" w:cs="Times New Roman"/>
                <w:sz w:val="24"/>
                <w:szCs w:val="24"/>
                <w:rPrChange w:id="1807" w:author="Aarati AD" w:date="2023-04-06T10:12:00Z">
                  <w:rPr>
                    <w:sz w:val="24"/>
                    <w:szCs w:val="24"/>
                  </w:rPr>
                </w:rPrChange>
              </w:rPr>
              <w:t xml:space="preserve">      left(primary_poc ,Position(' 'in primary_poc))  firstname ,</w:t>
            </w:r>
          </w:p>
          <w:p w14:paraId="707836DF" w14:textId="77777777" w:rsidR="00254258" w:rsidRPr="00254258" w:rsidRDefault="00304EF3">
            <w:pPr>
              <w:rPr>
                <w:rFonts w:ascii="Times New Roman" w:hAnsi="Times New Roman" w:cs="Times New Roman"/>
                <w:sz w:val="24"/>
                <w:szCs w:val="24"/>
                <w:rPrChange w:id="1808" w:author="Aarati AD" w:date="2023-04-06T10:12:00Z">
                  <w:rPr>
                    <w:sz w:val="24"/>
                    <w:szCs w:val="24"/>
                  </w:rPr>
                </w:rPrChange>
              </w:rPr>
            </w:pPr>
            <w:r>
              <w:rPr>
                <w:rFonts w:ascii="Times New Roman" w:hAnsi="Times New Roman" w:cs="Times New Roman"/>
                <w:sz w:val="24"/>
                <w:szCs w:val="24"/>
                <w:rPrChange w:id="1809" w:author="Aarati AD" w:date="2023-04-06T10:12:00Z">
                  <w:rPr>
                    <w:sz w:val="24"/>
                    <w:szCs w:val="24"/>
                  </w:rPr>
                </w:rPrChange>
              </w:rPr>
              <w:t xml:space="preserve">      right(primary_poc ,LENGTH(primary_poc) -(position(' 'in primary_poc)) )lastname</w:t>
            </w:r>
          </w:p>
          <w:p w14:paraId="4EDDEB9E" w14:textId="77777777" w:rsidR="00254258" w:rsidRPr="00254258" w:rsidRDefault="00304EF3">
            <w:pPr>
              <w:rPr>
                <w:rFonts w:ascii="Times New Roman" w:hAnsi="Times New Roman" w:cs="Times New Roman"/>
                <w:sz w:val="24"/>
                <w:szCs w:val="24"/>
                <w:rPrChange w:id="1810" w:author="Aarati AD" w:date="2023-04-06T10:12:00Z">
                  <w:rPr>
                    <w:sz w:val="24"/>
                    <w:szCs w:val="24"/>
                  </w:rPr>
                </w:rPrChange>
              </w:rPr>
            </w:pPr>
            <w:r>
              <w:rPr>
                <w:rFonts w:ascii="Times New Roman" w:hAnsi="Times New Roman" w:cs="Times New Roman"/>
                <w:sz w:val="24"/>
                <w:szCs w:val="24"/>
                <w:rPrChange w:id="1811" w:author="Aarati AD" w:date="2023-04-06T10:12:00Z">
                  <w:rPr>
                    <w:sz w:val="24"/>
                    <w:szCs w:val="24"/>
                  </w:rPr>
                </w:rPrChange>
              </w:rPr>
              <w:t>from accounts</w:t>
            </w:r>
          </w:p>
        </w:tc>
      </w:tr>
    </w:tbl>
    <w:p w14:paraId="7B5B013E" w14:textId="77777777" w:rsidR="00254258" w:rsidRPr="00254258" w:rsidRDefault="00304EF3">
      <w:pPr>
        <w:rPr>
          <w:rFonts w:ascii="Times New Roman" w:hAnsi="Times New Roman" w:cs="Times New Roman"/>
          <w:b/>
          <w:bCs/>
          <w:sz w:val="32"/>
          <w:szCs w:val="32"/>
          <w:rPrChange w:id="1812" w:author="Aarati AD" w:date="2023-04-06T10:12:00Z">
            <w:rPr>
              <w:b/>
              <w:bCs/>
              <w:sz w:val="32"/>
              <w:szCs w:val="32"/>
            </w:rPr>
          </w:rPrChange>
        </w:rPr>
      </w:pPr>
      <w:r>
        <w:rPr>
          <w:rFonts w:ascii="Times New Roman" w:hAnsi="Times New Roman" w:cs="Times New Roman"/>
          <w:b/>
          <w:bCs/>
          <w:sz w:val="32"/>
          <w:szCs w:val="32"/>
          <w:rPrChange w:id="1813" w:author="Aarati AD" w:date="2023-04-06T10:12:00Z">
            <w:rPr>
              <w:b/>
              <w:bCs/>
              <w:sz w:val="32"/>
              <w:szCs w:val="32"/>
            </w:rPr>
          </w:rPrChange>
        </w:rPr>
        <w:t xml:space="preserve">Combining the two string columns into one column we have: </w:t>
      </w:r>
    </w:p>
    <w:p w14:paraId="6D4BA194" w14:textId="77777777" w:rsidR="00254258" w:rsidRPr="00254258" w:rsidRDefault="00304EF3">
      <w:pPr>
        <w:rPr>
          <w:rFonts w:ascii="Times New Roman" w:hAnsi="Times New Roman" w:cs="Times New Roman"/>
          <w:color w:val="0B0B0B"/>
          <w:shd w:val="clear" w:color="auto" w:fill="FFFFFF"/>
          <w:rPrChange w:id="181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15" w:author="Aarati AD" w:date="2023-04-06T10:12:00Z">
            <w:rPr>
              <w:rFonts w:ascii="Open Sans" w:hAnsi="Open Sans" w:cs="Open Sans"/>
              <w:color w:val="0B0B0B"/>
              <w:shd w:val="clear" w:color="auto" w:fill="FFFFFF"/>
            </w:rPr>
          </w:rPrChange>
        </w:rPr>
        <w:t>Each company in the </w:t>
      </w:r>
      <w:r>
        <w:rPr>
          <w:rStyle w:val="HTMLCode"/>
          <w:rFonts w:ascii="Times New Roman" w:eastAsiaTheme="minorHAnsi" w:hAnsi="Times New Roman" w:cs="Times New Roman"/>
          <w:sz w:val="24"/>
          <w:szCs w:val="24"/>
          <w:bdr w:val="single" w:sz="2" w:space="0" w:color="auto"/>
          <w:rPrChange w:id="1816" w:author="Aarati AD" w:date="2023-04-06T10:12:00Z">
            <w:rPr>
              <w:rStyle w:val="HTMLCode"/>
              <w:rFonts w:ascii="var(--chakra-fonts-mono)" w:eastAsiaTheme="minorHAnsi" w:hAnsi="var(--chakra-fonts-mono)"/>
              <w:sz w:val="24"/>
              <w:szCs w:val="24"/>
              <w:bdr w:val="single" w:sz="2" w:space="0" w:color="auto"/>
            </w:rPr>
          </w:rPrChange>
        </w:rPr>
        <w:t>accounts</w:t>
      </w:r>
      <w:r>
        <w:rPr>
          <w:rFonts w:ascii="Times New Roman" w:hAnsi="Times New Roman" w:cs="Times New Roman"/>
          <w:color w:val="0B0B0B"/>
          <w:shd w:val="clear" w:color="auto" w:fill="FFFFFF"/>
          <w:rPrChange w:id="1817" w:author="Aarati AD" w:date="2023-04-06T10:12:00Z">
            <w:rPr>
              <w:rFonts w:ascii="Open Sans" w:hAnsi="Open Sans" w:cs="Open Sans"/>
              <w:color w:val="0B0B0B"/>
              <w:shd w:val="clear" w:color="auto" w:fill="FFFFFF"/>
            </w:rPr>
          </w:rPrChange>
        </w:rPr>
        <w:t> table wants to create an email address for each </w:t>
      </w:r>
      <w:r>
        <w:rPr>
          <w:rStyle w:val="HTMLCode"/>
          <w:rFonts w:ascii="Times New Roman" w:eastAsiaTheme="minorHAnsi" w:hAnsi="Times New Roman" w:cs="Times New Roman"/>
          <w:sz w:val="24"/>
          <w:szCs w:val="24"/>
          <w:bdr w:val="single" w:sz="2" w:space="0" w:color="auto"/>
          <w:rPrChange w:id="1818" w:author="Aarati AD" w:date="2023-04-06T10:12:00Z">
            <w:rPr>
              <w:rStyle w:val="HTMLCode"/>
              <w:rFonts w:ascii="var(--chakra-fonts-mono)" w:eastAsiaTheme="minorHAnsi" w:hAnsi="var(--chakra-fonts-mono)"/>
              <w:sz w:val="24"/>
              <w:szCs w:val="24"/>
              <w:bdr w:val="single" w:sz="2" w:space="0" w:color="auto"/>
            </w:rPr>
          </w:rPrChange>
        </w:rPr>
        <w:t>primary_poc</w:t>
      </w:r>
      <w:r>
        <w:rPr>
          <w:rFonts w:ascii="Times New Roman" w:hAnsi="Times New Roman" w:cs="Times New Roman"/>
          <w:color w:val="0B0B0B"/>
          <w:shd w:val="clear" w:color="auto" w:fill="FFFFFF"/>
          <w:rPrChange w:id="1819" w:author="Aarati AD" w:date="2023-04-06T10:12:00Z">
            <w:rPr>
              <w:rFonts w:ascii="Open Sans" w:hAnsi="Open Sans" w:cs="Open Sans"/>
              <w:color w:val="0B0B0B"/>
              <w:shd w:val="clear" w:color="auto" w:fill="FFFFFF"/>
            </w:rPr>
          </w:rPrChange>
        </w:rPr>
        <w:t>. The email address should be the first name of the </w:t>
      </w:r>
      <w:r>
        <w:rPr>
          <w:rStyle w:val="Strong"/>
          <w:rFonts w:ascii="Times New Roman" w:hAnsi="Times New Roman" w:cs="Times New Roman"/>
          <w:color w:val="0B0B0B"/>
          <w:bdr w:val="single" w:sz="2" w:space="0" w:color="auto"/>
          <w:shd w:val="clear" w:color="auto" w:fill="FFFFFF"/>
          <w:rPrChange w:id="1820" w:author="Aarati AD" w:date="2023-04-06T10:12:00Z">
            <w:rPr>
              <w:rStyle w:val="Strong"/>
              <w:rFonts w:ascii="Open Sans" w:hAnsi="Open Sans" w:cs="Open Sans"/>
              <w:color w:val="0B0B0B"/>
              <w:bdr w:val="single" w:sz="2" w:space="0" w:color="auto"/>
              <w:shd w:val="clear" w:color="auto" w:fill="FFFFFF"/>
            </w:rPr>
          </w:rPrChange>
        </w:rPr>
        <w:t>primary_poc</w:t>
      </w:r>
      <w:r>
        <w:rPr>
          <w:rFonts w:ascii="Times New Roman" w:hAnsi="Times New Roman" w:cs="Times New Roman"/>
          <w:color w:val="0B0B0B"/>
          <w:shd w:val="clear" w:color="auto" w:fill="FFFFFF"/>
          <w:rPrChange w:id="1821" w:author="Aarati AD" w:date="2023-04-06T10:12:00Z">
            <w:rPr>
              <w:rFonts w:ascii="Open Sans" w:hAnsi="Open Sans" w:cs="Open Sans"/>
              <w:color w:val="0B0B0B"/>
              <w:shd w:val="clear" w:color="auto" w:fill="FFFFFF"/>
            </w:rPr>
          </w:rPrChange>
        </w:rPr>
        <w:t> </w:t>
      </w:r>
      <w:r>
        <w:rPr>
          <w:rStyle w:val="HTMLCode"/>
          <w:rFonts w:ascii="Times New Roman" w:eastAsiaTheme="minorHAnsi" w:hAnsi="Times New Roman" w:cs="Times New Roman"/>
          <w:sz w:val="24"/>
          <w:szCs w:val="24"/>
          <w:bdr w:val="single" w:sz="2" w:space="0" w:color="auto"/>
          <w:rPrChange w:id="1822" w:author="Aarati AD" w:date="2023-04-06T10:12:00Z">
            <w:rPr>
              <w:rStyle w:val="HTMLCode"/>
              <w:rFonts w:ascii="var(--chakra-fonts-mono)" w:eastAsiaTheme="minorHAnsi" w:hAnsi="var(--chakra-fonts-mono)"/>
              <w:sz w:val="24"/>
              <w:szCs w:val="24"/>
              <w:bdr w:val="single" w:sz="2" w:space="0" w:color="auto"/>
            </w:rPr>
          </w:rPrChange>
        </w:rPr>
        <w:t>.</w:t>
      </w:r>
      <w:r>
        <w:rPr>
          <w:rFonts w:ascii="Times New Roman" w:hAnsi="Times New Roman" w:cs="Times New Roman"/>
          <w:color w:val="0B0B0B"/>
          <w:shd w:val="clear" w:color="auto" w:fill="FFFFFF"/>
          <w:rPrChange w:id="1823" w:author="Aarati AD" w:date="2023-04-06T10:12:00Z">
            <w:rPr>
              <w:rFonts w:ascii="Open Sans" w:hAnsi="Open Sans" w:cs="Open Sans"/>
              <w:color w:val="0B0B0B"/>
              <w:shd w:val="clear" w:color="auto" w:fill="FFFFFF"/>
            </w:rPr>
          </w:rPrChange>
        </w:rPr>
        <w:t> last name </w:t>
      </w:r>
      <w:r>
        <w:rPr>
          <w:rStyle w:val="Strong"/>
          <w:rFonts w:ascii="Times New Roman" w:hAnsi="Times New Roman" w:cs="Times New Roman"/>
          <w:color w:val="0B0B0B"/>
          <w:bdr w:val="single" w:sz="2" w:space="0" w:color="auto"/>
          <w:shd w:val="clear" w:color="auto" w:fill="FFFFFF"/>
          <w:rPrChange w:id="1824" w:author="Aarati AD" w:date="2023-04-06T10:12:00Z">
            <w:rPr>
              <w:rStyle w:val="Strong"/>
              <w:rFonts w:ascii="Open Sans" w:hAnsi="Open Sans" w:cs="Open Sans"/>
              <w:color w:val="0B0B0B"/>
              <w:bdr w:val="single" w:sz="2" w:space="0" w:color="auto"/>
              <w:shd w:val="clear" w:color="auto" w:fill="FFFFFF"/>
            </w:rPr>
          </w:rPrChange>
        </w:rPr>
        <w:t>primary_poc</w:t>
      </w:r>
      <w:r>
        <w:rPr>
          <w:rFonts w:ascii="Times New Roman" w:hAnsi="Times New Roman" w:cs="Times New Roman"/>
          <w:color w:val="0B0B0B"/>
          <w:shd w:val="clear" w:color="auto" w:fill="FFFFFF"/>
          <w:rPrChange w:id="1825" w:author="Aarati AD" w:date="2023-04-06T10:12:00Z">
            <w:rPr>
              <w:rFonts w:ascii="Open Sans" w:hAnsi="Open Sans" w:cs="Open Sans"/>
              <w:color w:val="0B0B0B"/>
              <w:shd w:val="clear" w:color="auto" w:fill="FFFFFF"/>
            </w:rPr>
          </w:rPrChange>
        </w:rPr>
        <w:t> </w:t>
      </w:r>
      <w:r>
        <w:rPr>
          <w:rStyle w:val="HTMLCode"/>
          <w:rFonts w:ascii="Times New Roman" w:eastAsiaTheme="minorHAnsi" w:hAnsi="Times New Roman" w:cs="Times New Roman"/>
          <w:sz w:val="24"/>
          <w:szCs w:val="24"/>
          <w:bdr w:val="single" w:sz="2" w:space="0" w:color="auto"/>
          <w:rPrChange w:id="1826" w:author="Aarati AD" w:date="2023-04-06T10:12:00Z">
            <w:rPr>
              <w:rStyle w:val="HTMLCode"/>
              <w:rFonts w:ascii="var(--chakra-fonts-mono)" w:eastAsiaTheme="minorHAnsi" w:hAnsi="var(--chakra-fonts-mono)"/>
              <w:sz w:val="24"/>
              <w:szCs w:val="24"/>
              <w:bdr w:val="single" w:sz="2" w:space="0" w:color="auto"/>
            </w:rPr>
          </w:rPrChange>
        </w:rPr>
        <w:t>@</w:t>
      </w:r>
      <w:r>
        <w:rPr>
          <w:rFonts w:ascii="Times New Roman" w:hAnsi="Times New Roman" w:cs="Times New Roman"/>
          <w:color w:val="0B0B0B"/>
          <w:shd w:val="clear" w:color="auto" w:fill="FFFFFF"/>
          <w:rPrChange w:id="1827" w:author="Aarati AD" w:date="2023-04-06T10:12:00Z">
            <w:rPr>
              <w:rFonts w:ascii="Open Sans" w:hAnsi="Open Sans" w:cs="Open Sans"/>
              <w:color w:val="0B0B0B"/>
              <w:shd w:val="clear" w:color="auto" w:fill="FFFFFF"/>
            </w:rPr>
          </w:rPrChange>
        </w:rPr>
        <w:t> company name </w:t>
      </w:r>
      <w:r>
        <w:rPr>
          <w:rStyle w:val="HTMLCode"/>
          <w:rFonts w:ascii="Times New Roman" w:eastAsiaTheme="minorHAnsi" w:hAnsi="Times New Roman" w:cs="Times New Roman"/>
          <w:sz w:val="24"/>
          <w:szCs w:val="24"/>
          <w:bdr w:val="single" w:sz="2" w:space="0" w:color="auto"/>
          <w:rPrChange w:id="1828" w:author="Aarati AD" w:date="2023-04-06T10:12:00Z">
            <w:rPr>
              <w:rStyle w:val="HTMLCode"/>
              <w:rFonts w:ascii="var(--chakra-fonts-mono)" w:eastAsiaTheme="minorHAnsi" w:hAnsi="var(--chakra-fonts-mono)"/>
              <w:sz w:val="24"/>
              <w:szCs w:val="24"/>
              <w:bdr w:val="single" w:sz="2" w:space="0" w:color="auto"/>
            </w:rPr>
          </w:rPrChange>
        </w:rPr>
        <w:t>.com</w:t>
      </w:r>
      <w:r>
        <w:rPr>
          <w:rFonts w:ascii="Times New Roman" w:hAnsi="Times New Roman" w:cs="Times New Roman"/>
          <w:color w:val="0B0B0B"/>
          <w:shd w:val="clear" w:color="auto" w:fill="FFFFFF"/>
          <w:rPrChange w:id="1829" w:author="Aarati AD" w:date="2023-04-06T10:12:00Z">
            <w:rPr>
              <w:rFonts w:ascii="Open Sans" w:hAnsi="Open Sans" w:cs="Open Sans"/>
              <w:color w:val="0B0B0B"/>
              <w:shd w:val="clear" w:color="auto" w:fill="FFFFFF"/>
            </w:rPr>
          </w:rPrChange>
        </w:rPr>
        <w:t>.</w:t>
      </w:r>
    </w:p>
    <w:tbl>
      <w:tblPr>
        <w:tblStyle w:val="TableGrid"/>
        <w:tblW w:w="0" w:type="auto"/>
        <w:tblLook w:val="04A0" w:firstRow="1" w:lastRow="0" w:firstColumn="1" w:lastColumn="0" w:noHBand="0" w:noVBand="1"/>
      </w:tblPr>
      <w:tblGrid>
        <w:gridCol w:w="9350"/>
      </w:tblGrid>
      <w:tr w:rsidR="00254258" w14:paraId="3B16D3E5" w14:textId="77777777">
        <w:tc>
          <w:tcPr>
            <w:tcW w:w="9350" w:type="dxa"/>
            <w:shd w:val="clear" w:color="auto" w:fill="EDEDED" w:themeFill="accent3" w:themeFillTint="33"/>
          </w:tcPr>
          <w:p w14:paraId="0982A6ED" w14:textId="77777777" w:rsidR="00254258" w:rsidRPr="00254258" w:rsidRDefault="00304EF3">
            <w:pPr>
              <w:rPr>
                <w:rFonts w:ascii="Times New Roman" w:hAnsi="Times New Roman" w:cs="Times New Roman"/>
                <w:color w:val="0B0B0B"/>
                <w:shd w:val="clear" w:color="auto" w:fill="FFFFFF"/>
                <w:rPrChange w:id="183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31" w:author="Aarati AD" w:date="2023-04-06T10:12:00Z">
                  <w:rPr>
                    <w:rFonts w:ascii="Open Sans" w:hAnsi="Open Sans" w:cs="Open Sans"/>
                    <w:color w:val="0B0B0B"/>
                    <w:shd w:val="clear" w:color="auto" w:fill="FFFFFF"/>
                  </w:rPr>
                </w:rPrChange>
              </w:rPr>
              <w:t>with t1 as (</w:t>
            </w:r>
          </w:p>
          <w:p w14:paraId="744A84D2" w14:textId="77777777" w:rsidR="00254258" w:rsidRPr="00254258" w:rsidRDefault="00304EF3">
            <w:pPr>
              <w:rPr>
                <w:rFonts w:ascii="Times New Roman" w:hAnsi="Times New Roman" w:cs="Times New Roman"/>
                <w:color w:val="0B0B0B"/>
                <w:shd w:val="clear" w:color="auto" w:fill="FFFFFF"/>
                <w:rPrChange w:id="183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33" w:author="Aarati AD" w:date="2023-04-06T10:12:00Z">
                  <w:rPr>
                    <w:rFonts w:ascii="Open Sans" w:hAnsi="Open Sans" w:cs="Open Sans"/>
                    <w:color w:val="0B0B0B"/>
                    <w:shd w:val="clear" w:color="auto" w:fill="FFFFFF"/>
                  </w:rPr>
                </w:rPrChange>
              </w:rPr>
              <w:t xml:space="preserve">  select primary_poc, </w:t>
            </w:r>
          </w:p>
          <w:p w14:paraId="69D66B5D" w14:textId="77777777" w:rsidR="00254258" w:rsidRPr="00254258" w:rsidRDefault="00304EF3">
            <w:pPr>
              <w:rPr>
                <w:rFonts w:ascii="Times New Roman" w:hAnsi="Times New Roman" w:cs="Times New Roman"/>
                <w:color w:val="0B0B0B"/>
                <w:shd w:val="clear" w:color="auto" w:fill="FFFFFF"/>
                <w:rPrChange w:id="183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35" w:author="Aarati AD" w:date="2023-04-06T10:12:00Z">
                  <w:rPr>
                    <w:rFonts w:ascii="Open Sans" w:hAnsi="Open Sans" w:cs="Open Sans"/>
                    <w:color w:val="0B0B0B"/>
                    <w:shd w:val="clear" w:color="auto" w:fill="FFFFFF"/>
                  </w:rPr>
                </w:rPrChange>
              </w:rPr>
              <w:t xml:space="preserve">  left(primary_poc, STRPOS(primary_poc,' ')) first_nam,</w:t>
            </w:r>
          </w:p>
          <w:p w14:paraId="61E1D162" w14:textId="77777777" w:rsidR="00254258" w:rsidRPr="00254258" w:rsidRDefault="00304EF3">
            <w:pPr>
              <w:rPr>
                <w:rFonts w:ascii="Times New Roman" w:hAnsi="Times New Roman" w:cs="Times New Roman"/>
                <w:color w:val="0B0B0B"/>
                <w:shd w:val="clear" w:color="auto" w:fill="FFFFFF"/>
                <w:rPrChange w:id="183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37" w:author="Aarati AD" w:date="2023-04-06T10:12:00Z">
                  <w:rPr>
                    <w:rFonts w:ascii="Open Sans" w:hAnsi="Open Sans" w:cs="Open Sans"/>
                    <w:color w:val="0B0B0B"/>
                    <w:shd w:val="clear" w:color="auto" w:fill="FFFFFF"/>
                  </w:rPr>
                </w:rPrChange>
              </w:rPr>
              <w:t xml:space="preserve">  right(primary_poc, length(primary_poc) -STRPOS(primary_poc,' '))last_nam</w:t>
            </w:r>
          </w:p>
          <w:p w14:paraId="2F2A8D72" w14:textId="77777777" w:rsidR="00254258" w:rsidRPr="00254258" w:rsidRDefault="00304EF3">
            <w:pPr>
              <w:rPr>
                <w:rFonts w:ascii="Times New Roman" w:hAnsi="Times New Roman" w:cs="Times New Roman"/>
                <w:color w:val="0B0B0B"/>
                <w:shd w:val="clear" w:color="auto" w:fill="FFFFFF"/>
                <w:rPrChange w:id="1838"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39" w:author="Aarati AD" w:date="2023-04-06T10:12:00Z">
                  <w:rPr>
                    <w:rFonts w:ascii="Open Sans" w:hAnsi="Open Sans" w:cs="Open Sans"/>
                    <w:color w:val="0B0B0B"/>
                    <w:shd w:val="clear" w:color="auto" w:fill="FFFFFF"/>
                  </w:rPr>
                </w:rPrChange>
              </w:rPr>
              <w:t xml:space="preserve">  from accounts</w:t>
            </w:r>
          </w:p>
          <w:p w14:paraId="0E811706" w14:textId="77777777" w:rsidR="00254258" w:rsidRPr="00254258" w:rsidRDefault="00304EF3">
            <w:pPr>
              <w:rPr>
                <w:rFonts w:ascii="Times New Roman" w:hAnsi="Times New Roman" w:cs="Times New Roman"/>
                <w:color w:val="0B0B0B"/>
                <w:shd w:val="clear" w:color="auto" w:fill="FFFFFF"/>
                <w:rPrChange w:id="1840"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41" w:author="Aarati AD" w:date="2023-04-06T10:12:00Z">
                  <w:rPr>
                    <w:rFonts w:ascii="Open Sans" w:hAnsi="Open Sans" w:cs="Open Sans"/>
                    <w:color w:val="0B0B0B"/>
                    <w:shd w:val="clear" w:color="auto" w:fill="FFFFFF"/>
                  </w:rPr>
                </w:rPrChange>
              </w:rPr>
              <w:t xml:space="preserve">   )</w:t>
            </w:r>
          </w:p>
          <w:p w14:paraId="095CF509" w14:textId="77777777" w:rsidR="00254258" w:rsidRPr="00254258" w:rsidRDefault="00304EF3">
            <w:pPr>
              <w:rPr>
                <w:rFonts w:ascii="Times New Roman" w:hAnsi="Times New Roman" w:cs="Times New Roman"/>
                <w:color w:val="0B0B0B"/>
                <w:shd w:val="clear" w:color="auto" w:fill="FFFFFF"/>
                <w:rPrChange w:id="1842"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43" w:author="Aarati AD" w:date="2023-04-06T10:12:00Z">
                  <w:rPr>
                    <w:rFonts w:ascii="Open Sans" w:hAnsi="Open Sans" w:cs="Open Sans"/>
                    <w:color w:val="0B0B0B"/>
                    <w:shd w:val="clear" w:color="auto" w:fill="FFFFFF"/>
                  </w:rPr>
                </w:rPrChange>
              </w:rPr>
              <w:t>select first_nam, last_nam,</w:t>
            </w:r>
          </w:p>
          <w:p w14:paraId="4E31020E" w14:textId="77777777" w:rsidR="00254258" w:rsidRPr="00254258" w:rsidRDefault="00304EF3">
            <w:pPr>
              <w:rPr>
                <w:rFonts w:ascii="Times New Roman" w:hAnsi="Times New Roman" w:cs="Times New Roman"/>
                <w:color w:val="0B0B0B"/>
                <w:shd w:val="clear" w:color="auto" w:fill="FFFFFF"/>
                <w:rPrChange w:id="1844"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45" w:author="Aarati AD" w:date="2023-04-06T10:12:00Z">
                  <w:rPr>
                    <w:rFonts w:ascii="Open Sans" w:hAnsi="Open Sans" w:cs="Open Sans"/>
                    <w:color w:val="0B0B0B"/>
                    <w:shd w:val="clear" w:color="auto" w:fill="FFFFFF"/>
                  </w:rPr>
                </w:rPrChange>
              </w:rPr>
              <w:t xml:space="preserve">      CONCAT(REPLACE(first_nam, ' ', ''), '.',last_nam, '@' ,'.com') as email</w:t>
            </w:r>
          </w:p>
          <w:p w14:paraId="4928BE3C" w14:textId="77777777" w:rsidR="00254258" w:rsidRPr="00254258" w:rsidRDefault="00304EF3">
            <w:pPr>
              <w:rPr>
                <w:rFonts w:ascii="Times New Roman" w:hAnsi="Times New Roman" w:cs="Times New Roman"/>
                <w:color w:val="0B0B0B"/>
                <w:shd w:val="clear" w:color="auto" w:fill="FFFFFF"/>
                <w:rPrChange w:id="1846" w:author="Aarati AD" w:date="2023-04-06T10:12:00Z">
                  <w:rPr>
                    <w:rFonts w:ascii="Open Sans" w:hAnsi="Open Sans" w:cs="Open Sans"/>
                    <w:color w:val="0B0B0B"/>
                    <w:shd w:val="clear" w:color="auto" w:fill="FFFFFF"/>
                  </w:rPr>
                </w:rPrChange>
              </w:rPr>
            </w:pPr>
            <w:r>
              <w:rPr>
                <w:rFonts w:ascii="Times New Roman" w:hAnsi="Times New Roman" w:cs="Times New Roman"/>
                <w:color w:val="0B0B0B"/>
                <w:shd w:val="clear" w:color="auto" w:fill="FFFFFF"/>
                <w:rPrChange w:id="1847" w:author="Aarati AD" w:date="2023-04-06T10:12:00Z">
                  <w:rPr>
                    <w:rFonts w:ascii="Open Sans" w:hAnsi="Open Sans" w:cs="Open Sans"/>
                    <w:color w:val="0B0B0B"/>
                    <w:shd w:val="clear" w:color="auto" w:fill="FFFFFF"/>
                  </w:rPr>
                </w:rPrChange>
              </w:rPr>
              <w:t>from t1 ;</w:t>
            </w:r>
          </w:p>
        </w:tc>
      </w:tr>
    </w:tbl>
    <w:p w14:paraId="75CBD8B2" w14:textId="77777777" w:rsidR="00254258" w:rsidRPr="00254258" w:rsidRDefault="00254258">
      <w:pPr>
        <w:rPr>
          <w:rFonts w:ascii="Times New Roman" w:hAnsi="Times New Roman" w:cs="Times New Roman"/>
          <w:color w:val="0B0B0B"/>
          <w:shd w:val="clear" w:color="auto" w:fill="FFFFFF"/>
          <w:rPrChange w:id="1848" w:author="Aarati AD" w:date="2023-04-06T10:12:00Z">
            <w:rPr>
              <w:rFonts w:ascii="Open Sans" w:hAnsi="Open Sans" w:cs="Open Sans"/>
              <w:color w:val="0B0B0B"/>
              <w:shd w:val="clear" w:color="auto" w:fill="FFFFFF"/>
            </w:rPr>
          </w:rPrChange>
        </w:rPr>
      </w:pPr>
    </w:p>
    <w:p w14:paraId="28452312" w14:textId="77777777" w:rsidR="00254258" w:rsidRPr="00254258" w:rsidRDefault="00304EF3">
      <w:pPr>
        <w:pStyle w:val="Chakra-text"/>
        <w:numPr>
          <w:ilvl w:val="0"/>
          <w:numId w:val="5"/>
        </w:numPr>
        <w:pBdr>
          <w:top w:val="single" w:sz="2" w:space="0" w:color="auto"/>
          <w:left w:val="single" w:sz="2" w:space="0" w:color="auto"/>
          <w:bottom w:val="single" w:sz="2" w:space="0" w:color="auto"/>
          <w:right w:val="single" w:sz="2" w:space="0" w:color="auto"/>
        </w:pBdr>
        <w:shd w:val="clear" w:color="auto" w:fill="FFFFFF"/>
        <w:spacing w:before="0" w:after="0"/>
        <w:rPr>
          <w:color w:val="0B0B0B"/>
          <w:sz w:val="18"/>
          <w:szCs w:val="18"/>
          <w:rPrChange w:id="1849" w:author="Aarati AD" w:date="2023-04-06T10:12:00Z">
            <w:rPr>
              <w:rFonts w:ascii="Open Sans" w:hAnsi="Open Sans" w:cs="Open Sans"/>
              <w:color w:val="0B0B0B"/>
              <w:sz w:val="18"/>
              <w:szCs w:val="18"/>
            </w:rPr>
          </w:rPrChange>
        </w:rPr>
      </w:pPr>
      <w:r>
        <w:rPr>
          <w:color w:val="0B0B0B"/>
          <w:sz w:val="18"/>
          <w:szCs w:val="18"/>
          <w:rPrChange w:id="1850" w:author="Aarati AD" w:date="2023-04-06T10:12:00Z">
            <w:rPr>
              <w:rFonts w:ascii="Open Sans" w:hAnsi="Open Sans" w:cs="Open Sans"/>
              <w:color w:val="0B0B0B"/>
              <w:sz w:val="18"/>
              <w:szCs w:val="18"/>
            </w:rPr>
          </w:rPrChange>
        </w:rPr>
        <w:t>We would also like to create an initial password, which they will change after their first log in. The first password will be the first letter of the </w:t>
      </w:r>
      <w:r>
        <w:rPr>
          <w:rStyle w:val="HTMLCode"/>
          <w:rFonts w:ascii="Times New Roman" w:hAnsi="Times New Roman" w:cs="Times New Roman"/>
          <w:color w:val="0B0B0B"/>
          <w:sz w:val="12"/>
          <w:szCs w:val="12"/>
          <w:bdr w:val="single" w:sz="2" w:space="0" w:color="auto"/>
          <w:rPrChange w:id="1851" w:author="Aarati AD" w:date="2023-04-06T10:12:00Z">
            <w:rPr>
              <w:rStyle w:val="HTMLCode"/>
              <w:rFonts w:ascii="var(--chakra-fonts-mono)" w:hAnsi="var(--chakra-fonts-mono)"/>
              <w:color w:val="0B0B0B"/>
              <w:sz w:val="12"/>
              <w:szCs w:val="12"/>
              <w:bdr w:val="single" w:sz="2" w:space="0" w:color="auto"/>
            </w:rPr>
          </w:rPrChange>
        </w:rPr>
        <w:t>primary_poc</w:t>
      </w:r>
      <w:r>
        <w:rPr>
          <w:color w:val="0B0B0B"/>
          <w:sz w:val="18"/>
          <w:szCs w:val="18"/>
          <w:rPrChange w:id="1852" w:author="Aarati AD" w:date="2023-04-06T10:12:00Z">
            <w:rPr>
              <w:rFonts w:ascii="Open Sans" w:hAnsi="Open Sans" w:cs="Open Sans"/>
              <w:color w:val="0B0B0B"/>
              <w:sz w:val="18"/>
              <w:szCs w:val="18"/>
            </w:rPr>
          </w:rPrChange>
        </w:rPr>
        <w:t>'s first name (lowercase), then the last letter of their first name (lowercase), the first letter of their last name (lowercase), the last letter of their last name (lowercase), the number of letters in their first name, the number of letters in their last name, and then the name of the company they are working with, all capitalized with no spaces.</w:t>
      </w:r>
    </w:p>
    <w:p w14:paraId="7F5F2D7F"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53" w:author="Aarati AD" w:date="2023-04-06T10:12:00Z">
            <w:rPr>
              <w:rFonts w:ascii="Open Sans" w:hAnsi="Open Sans" w:cs="Open Sans"/>
              <w:color w:val="0B0B0B"/>
              <w:sz w:val="18"/>
              <w:szCs w:val="18"/>
            </w:rPr>
          </w:rPrChange>
        </w:rPr>
      </w:pPr>
      <w:r>
        <w:rPr>
          <w:color w:val="0B0B0B"/>
          <w:sz w:val="18"/>
          <w:szCs w:val="18"/>
          <w:rPrChange w:id="1854" w:author="Aarati AD" w:date="2023-04-06T10:12:00Z">
            <w:rPr>
              <w:rFonts w:ascii="Open Sans" w:hAnsi="Open Sans" w:cs="Open Sans"/>
              <w:color w:val="0B0B0B"/>
              <w:sz w:val="18"/>
              <w:szCs w:val="18"/>
            </w:rPr>
          </w:rPrChange>
        </w:rPr>
        <w:t>with t1 as (</w:t>
      </w:r>
    </w:p>
    <w:p w14:paraId="016157AD"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55" w:author="Aarati AD" w:date="2023-04-06T10:12:00Z">
            <w:rPr>
              <w:rFonts w:ascii="Open Sans" w:hAnsi="Open Sans" w:cs="Open Sans"/>
              <w:color w:val="0B0B0B"/>
              <w:sz w:val="18"/>
              <w:szCs w:val="18"/>
            </w:rPr>
          </w:rPrChange>
        </w:rPr>
      </w:pPr>
      <w:r>
        <w:rPr>
          <w:color w:val="0B0B0B"/>
          <w:sz w:val="18"/>
          <w:szCs w:val="18"/>
          <w:rPrChange w:id="1856" w:author="Aarati AD" w:date="2023-04-06T10:12:00Z">
            <w:rPr>
              <w:rFonts w:ascii="Open Sans" w:hAnsi="Open Sans" w:cs="Open Sans"/>
              <w:color w:val="0B0B0B"/>
              <w:sz w:val="18"/>
              <w:szCs w:val="18"/>
            </w:rPr>
          </w:rPrChange>
        </w:rPr>
        <w:t xml:space="preserve">  select primary_poc,  name,</w:t>
      </w:r>
    </w:p>
    <w:p w14:paraId="0E6D491D"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57" w:author="Aarati AD" w:date="2023-04-06T10:12:00Z">
            <w:rPr>
              <w:rFonts w:ascii="Open Sans" w:hAnsi="Open Sans" w:cs="Open Sans"/>
              <w:color w:val="0B0B0B"/>
              <w:sz w:val="18"/>
              <w:szCs w:val="18"/>
            </w:rPr>
          </w:rPrChange>
        </w:rPr>
      </w:pPr>
      <w:r>
        <w:rPr>
          <w:color w:val="0B0B0B"/>
          <w:sz w:val="18"/>
          <w:szCs w:val="18"/>
          <w:rPrChange w:id="1858" w:author="Aarati AD" w:date="2023-04-06T10:12:00Z">
            <w:rPr>
              <w:rFonts w:ascii="Open Sans" w:hAnsi="Open Sans" w:cs="Open Sans"/>
              <w:color w:val="0B0B0B"/>
              <w:sz w:val="18"/>
              <w:szCs w:val="18"/>
            </w:rPr>
          </w:rPrChange>
        </w:rPr>
        <w:t xml:space="preserve">  left(primary_poc, STRPOS(primary_poc,' ')) first_nam,</w:t>
      </w:r>
    </w:p>
    <w:p w14:paraId="119A9908"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59" w:author="Aarati AD" w:date="2023-04-06T10:12:00Z">
            <w:rPr>
              <w:rFonts w:ascii="Open Sans" w:hAnsi="Open Sans" w:cs="Open Sans"/>
              <w:color w:val="0B0B0B"/>
              <w:sz w:val="18"/>
              <w:szCs w:val="18"/>
            </w:rPr>
          </w:rPrChange>
        </w:rPr>
      </w:pPr>
      <w:r>
        <w:rPr>
          <w:color w:val="0B0B0B"/>
          <w:sz w:val="18"/>
          <w:szCs w:val="18"/>
          <w:rPrChange w:id="1860" w:author="Aarati AD" w:date="2023-04-06T10:12:00Z">
            <w:rPr>
              <w:rFonts w:ascii="Open Sans" w:hAnsi="Open Sans" w:cs="Open Sans"/>
              <w:color w:val="0B0B0B"/>
              <w:sz w:val="18"/>
              <w:szCs w:val="18"/>
            </w:rPr>
          </w:rPrChange>
        </w:rPr>
        <w:t xml:space="preserve">  right(primary_poc, length(primary_poc) -STRPOS(primary_poc,' '))last_nam</w:t>
      </w:r>
    </w:p>
    <w:p w14:paraId="72ED8F6C"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61" w:author="Aarati AD" w:date="2023-04-06T10:12:00Z">
            <w:rPr>
              <w:rFonts w:ascii="Open Sans" w:hAnsi="Open Sans" w:cs="Open Sans"/>
              <w:color w:val="0B0B0B"/>
              <w:sz w:val="18"/>
              <w:szCs w:val="18"/>
            </w:rPr>
          </w:rPrChange>
        </w:rPr>
      </w:pPr>
      <w:r>
        <w:rPr>
          <w:color w:val="0B0B0B"/>
          <w:sz w:val="18"/>
          <w:szCs w:val="18"/>
          <w:rPrChange w:id="1862" w:author="Aarati AD" w:date="2023-04-06T10:12:00Z">
            <w:rPr>
              <w:rFonts w:ascii="Open Sans" w:hAnsi="Open Sans" w:cs="Open Sans"/>
              <w:color w:val="0B0B0B"/>
              <w:sz w:val="18"/>
              <w:szCs w:val="18"/>
            </w:rPr>
          </w:rPrChange>
        </w:rPr>
        <w:t xml:space="preserve">  from accounts</w:t>
      </w:r>
    </w:p>
    <w:p w14:paraId="1EA41DAE"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63" w:author="Aarati AD" w:date="2023-04-06T10:12:00Z">
            <w:rPr>
              <w:rFonts w:ascii="Open Sans" w:hAnsi="Open Sans" w:cs="Open Sans"/>
              <w:color w:val="0B0B0B"/>
              <w:sz w:val="18"/>
              <w:szCs w:val="18"/>
            </w:rPr>
          </w:rPrChange>
        </w:rPr>
      </w:pPr>
      <w:r>
        <w:rPr>
          <w:color w:val="0B0B0B"/>
          <w:sz w:val="18"/>
          <w:szCs w:val="18"/>
          <w:rPrChange w:id="1864" w:author="Aarati AD" w:date="2023-04-06T10:12:00Z">
            <w:rPr>
              <w:rFonts w:ascii="Open Sans" w:hAnsi="Open Sans" w:cs="Open Sans"/>
              <w:color w:val="0B0B0B"/>
              <w:sz w:val="18"/>
              <w:szCs w:val="18"/>
            </w:rPr>
          </w:rPrChange>
        </w:rPr>
        <w:t>)</w:t>
      </w:r>
    </w:p>
    <w:p w14:paraId="19136C9D"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65" w:author="Aarati AD" w:date="2023-04-06T10:12:00Z">
            <w:rPr>
              <w:rFonts w:ascii="Open Sans" w:hAnsi="Open Sans" w:cs="Open Sans"/>
              <w:color w:val="0B0B0B"/>
              <w:sz w:val="18"/>
              <w:szCs w:val="18"/>
            </w:rPr>
          </w:rPrChange>
        </w:rPr>
      </w:pPr>
      <w:r>
        <w:rPr>
          <w:color w:val="0B0B0B"/>
          <w:sz w:val="18"/>
          <w:szCs w:val="18"/>
          <w:rPrChange w:id="1866" w:author="Aarati AD" w:date="2023-04-06T10:12:00Z">
            <w:rPr>
              <w:rFonts w:ascii="Open Sans" w:hAnsi="Open Sans" w:cs="Open Sans"/>
              <w:color w:val="0B0B0B"/>
              <w:sz w:val="18"/>
              <w:szCs w:val="18"/>
            </w:rPr>
          </w:rPrChange>
        </w:rPr>
        <w:t>select first_nam, last_nam,</w:t>
      </w:r>
    </w:p>
    <w:p w14:paraId="193A72B1"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67" w:author="Aarati AD" w:date="2023-04-06T10:12:00Z">
            <w:rPr>
              <w:rFonts w:ascii="Open Sans" w:hAnsi="Open Sans" w:cs="Open Sans"/>
              <w:color w:val="0B0B0B"/>
              <w:sz w:val="18"/>
              <w:szCs w:val="18"/>
            </w:rPr>
          </w:rPrChange>
        </w:rPr>
      </w:pPr>
      <w:r>
        <w:rPr>
          <w:color w:val="0B0B0B"/>
          <w:sz w:val="18"/>
          <w:szCs w:val="18"/>
          <w:rPrChange w:id="1868" w:author="Aarati AD" w:date="2023-04-06T10:12:00Z">
            <w:rPr>
              <w:rFonts w:ascii="Open Sans" w:hAnsi="Open Sans" w:cs="Open Sans"/>
              <w:color w:val="0B0B0B"/>
              <w:sz w:val="18"/>
              <w:szCs w:val="18"/>
            </w:rPr>
          </w:rPrChange>
        </w:rPr>
        <w:t xml:space="preserve">      CONCAT</w:t>
      </w:r>
    </w:p>
    <w:p w14:paraId="724EB7DB"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69" w:author="Aarati AD" w:date="2023-04-06T10:12:00Z">
            <w:rPr>
              <w:rFonts w:ascii="Open Sans" w:hAnsi="Open Sans" w:cs="Open Sans"/>
              <w:color w:val="0B0B0B"/>
              <w:sz w:val="18"/>
              <w:szCs w:val="18"/>
            </w:rPr>
          </w:rPrChange>
        </w:rPr>
      </w:pPr>
      <w:r>
        <w:rPr>
          <w:color w:val="0B0B0B"/>
          <w:sz w:val="18"/>
          <w:szCs w:val="18"/>
          <w:rPrChange w:id="1870" w:author="Aarati AD" w:date="2023-04-06T10:12:00Z">
            <w:rPr>
              <w:rFonts w:ascii="Open Sans" w:hAnsi="Open Sans" w:cs="Open Sans"/>
              <w:color w:val="0B0B0B"/>
              <w:sz w:val="18"/>
              <w:szCs w:val="18"/>
            </w:rPr>
          </w:rPrChange>
        </w:rPr>
        <w:t xml:space="preserve">        (</w:t>
      </w:r>
    </w:p>
    <w:p w14:paraId="50F0384E"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71" w:author="Aarati AD" w:date="2023-04-06T10:12:00Z">
            <w:rPr>
              <w:rFonts w:ascii="Open Sans" w:hAnsi="Open Sans" w:cs="Open Sans"/>
              <w:color w:val="0B0B0B"/>
              <w:sz w:val="18"/>
              <w:szCs w:val="18"/>
            </w:rPr>
          </w:rPrChange>
        </w:rPr>
      </w:pPr>
      <w:r>
        <w:rPr>
          <w:color w:val="0B0B0B"/>
          <w:sz w:val="18"/>
          <w:szCs w:val="18"/>
          <w:rPrChange w:id="1872" w:author="Aarati AD" w:date="2023-04-06T10:12:00Z">
            <w:rPr>
              <w:rFonts w:ascii="Open Sans" w:hAnsi="Open Sans" w:cs="Open Sans"/>
              <w:color w:val="0B0B0B"/>
              <w:sz w:val="18"/>
              <w:szCs w:val="18"/>
            </w:rPr>
          </w:rPrChange>
        </w:rPr>
        <w:t xml:space="preserve">        left (lower((REPLACE(first_nam,' ',''))),1), </w:t>
      </w:r>
    </w:p>
    <w:p w14:paraId="2AACE9F8"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73" w:author="Aarati AD" w:date="2023-04-06T10:12:00Z">
            <w:rPr>
              <w:rFonts w:ascii="Open Sans" w:hAnsi="Open Sans" w:cs="Open Sans"/>
              <w:color w:val="0B0B0B"/>
              <w:sz w:val="18"/>
              <w:szCs w:val="18"/>
            </w:rPr>
          </w:rPrChange>
        </w:rPr>
      </w:pPr>
      <w:r>
        <w:rPr>
          <w:color w:val="0B0B0B"/>
          <w:sz w:val="18"/>
          <w:szCs w:val="18"/>
          <w:rPrChange w:id="1874" w:author="Aarati AD" w:date="2023-04-06T10:12:00Z">
            <w:rPr>
              <w:rFonts w:ascii="Open Sans" w:hAnsi="Open Sans" w:cs="Open Sans"/>
              <w:color w:val="0B0B0B"/>
              <w:sz w:val="18"/>
              <w:szCs w:val="18"/>
            </w:rPr>
          </w:rPrChange>
        </w:rPr>
        <w:t xml:space="preserve">        right(lower((REPLACE(first_nam,' ',''))),1), </w:t>
      </w:r>
    </w:p>
    <w:p w14:paraId="46989C92"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75" w:author="Aarati AD" w:date="2023-04-06T10:12:00Z">
            <w:rPr>
              <w:rFonts w:ascii="Open Sans" w:hAnsi="Open Sans" w:cs="Open Sans"/>
              <w:color w:val="0B0B0B"/>
              <w:sz w:val="18"/>
              <w:szCs w:val="18"/>
            </w:rPr>
          </w:rPrChange>
        </w:rPr>
      </w:pPr>
      <w:r>
        <w:rPr>
          <w:color w:val="0B0B0B"/>
          <w:sz w:val="18"/>
          <w:szCs w:val="18"/>
          <w:rPrChange w:id="1876" w:author="Aarati AD" w:date="2023-04-06T10:12:00Z">
            <w:rPr>
              <w:rFonts w:ascii="Open Sans" w:hAnsi="Open Sans" w:cs="Open Sans"/>
              <w:color w:val="0B0B0B"/>
              <w:sz w:val="18"/>
              <w:szCs w:val="18"/>
            </w:rPr>
          </w:rPrChange>
        </w:rPr>
        <w:t xml:space="preserve">        left(lower((REPLACE(last_nam,' ',''))),1), </w:t>
      </w:r>
    </w:p>
    <w:p w14:paraId="67BB5FD5"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77" w:author="Aarati AD" w:date="2023-04-06T10:12:00Z">
            <w:rPr>
              <w:rFonts w:ascii="Open Sans" w:hAnsi="Open Sans" w:cs="Open Sans"/>
              <w:color w:val="0B0B0B"/>
              <w:sz w:val="18"/>
              <w:szCs w:val="18"/>
            </w:rPr>
          </w:rPrChange>
        </w:rPr>
      </w:pPr>
      <w:r>
        <w:rPr>
          <w:color w:val="0B0B0B"/>
          <w:sz w:val="18"/>
          <w:szCs w:val="18"/>
          <w:rPrChange w:id="1878" w:author="Aarati AD" w:date="2023-04-06T10:12:00Z">
            <w:rPr>
              <w:rFonts w:ascii="Open Sans" w:hAnsi="Open Sans" w:cs="Open Sans"/>
              <w:color w:val="0B0B0B"/>
              <w:sz w:val="18"/>
              <w:szCs w:val="18"/>
            </w:rPr>
          </w:rPrChange>
        </w:rPr>
        <w:t xml:space="preserve">        right(first_nam,1), </w:t>
      </w:r>
    </w:p>
    <w:p w14:paraId="1A586392"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79" w:author="Aarati AD" w:date="2023-04-06T10:12:00Z">
            <w:rPr>
              <w:rFonts w:ascii="Open Sans" w:hAnsi="Open Sans" w:cs="Open Sans"/>
              <w:color w:val="0B0B0B"/>
              <w:sz w:val="18"/>
              <w:szCs w:val="18"/>
            </w:rPr>
          </w:rPrChange>
        </w:rPr>
      </w:pPr>
      <w:r>
        <w:rPr>
          <w:color w:val="0B0B0B"/>
          <w:sz w:val="18"/>
          <w:szCs w:val="18"/>
          <w:rPrChange w:id="1880" w:author="Aarati AD" w:date="2023-04-06T10:12:00Z">
            <w:rPr>
              <w:rFonts w:ascii="Open Sans" w:hAnsi="Open Sans" w:cs="Open Sans"/>
              <w:color w:val="0B0B0B"/>
              <w:sz w:val="18"/>
              <w:szCs w:val="18"/>
            </w:rPr>
          </w:rPrChange>
        </w:rPr>
        <w:t xml:space="preserve">        Length(first_nam), </w:t>
      </w:r>
    </w:p>
    <w:p w14:paraId="4BF08ED0"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81" w:author="Aarati AD" w:date="2023-04-06T10:12:00Z">
            <w:rPr>
              <w:rFonts w:ascii="Open Sans" w:hAnsi="Open Sans" w:cs="Open Sans"/>
              <w:color w:val="0B0B0B"/>
              <w:sz w:val="18"/>
              <w:szCs w:val="18"/>
            </w:rPr>
          </w:rPrChange>
        </w:rPr>
      </w:pPr>
      <w:r>
        <w:rPr>
          <w:color w:val="0B0B0B"/>
          <w:sz w:val="18"/>
          <w:szCs w:val="18"/>
          <w:rPrChange w:id="1882" w:author="Aarati AD" w:date="2023-04-06T10:12:00Z">
            <w:rPr>
              <w:rFonts w:ascii="Open Sans" w:hAnsi="Open Sans" w:cs="Open Sans"/>
              <w:color w:val="0B0B0B"/>
              <w:sz w:val="18"/>
              <w:szCs w:val="18"/>
            </w:rPr>
          </w:rPrChange>
        </w:rPr>
        <w:lastRenderedPageBreak/>
        <w:t xml:space="preserve">        length(last_nam), </w:t>
      </w:r>
    </w:p>
    <w:p w14:paraId="66A392EF"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83" w:author="Aarati AD" w:date="2023-04-06T10:12:00Z">
            <w:rPr>
              <w:rFonts w:ascii="Open Sans" w:hAnsi="Open Sans" w:cs="Open Sans"/>
              <w:color w:val="0B0B0B"/>
              <w:sz w:val="18"/>
              <w:szCs w:val="18"/>
            </w:rPr>
          </w:rPrChange>
        </w:rPr>
      </w:pPr>
      <w:r>
        <w:rPr>
          <w:color w:val="0B0B0B"/>
          <w:sz w:val="18"/>
          <w:szCs w:val="18"/>
          <w:rPrChange w:id="1884" w:author="Aarati AD" w:date="2023-04-06T10:12:00Z">
            <w:rPr>
              <w:rFonts w:ascii="Open Sans" w:hAnsi="Open Sans" w:cs="Open Sans"/>
              <w:color w:val="0B0B0B"/>
              <w:sz w:val="18"/>
              <w:szCs w:val="18"/>
            </w:rPr>
          </w:rPrChange>
        </w:rPr>
        <w:t xml:space="preserve">        Upper(name)</w:t>
      </w:r>
    </w:p>
    <w:p w14:paraId="2C48BEB5"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after="0"/>
        <w:rPr>
          <w:color w:val="0B0B0B"/>
          <w:sz w:val="18"/>
          <w:szCs w:val="18"/>
          <w:rPrChange w:id="1885" w:author="Aarati AD" w:date="2023-04-06T10:12:00Z">
            <w:rPr>
              <w:rFonts w:ascii="Open Sans" w:hAnsi="Open Sans" w:cs="Open Sans"/>
              <w:color w:val="0B0B0B"/>
              <w:sz w:val="18"/>
              <w:szCs w:val="18"/>
            </w:rPr>
          </w:rPrChange>
        </w:rPr>
      </w:pPr>
      <w:r>
        <w:rPr>
          <w:color w:val="0B0B0B"/>
          <w:sz w:val="18"/>
          <w:szCs w:val="18"/>
          <w:rPrChange w:id="1886" w:author="Aarati AD" w:date="2023-04-06T10:12:00Z">
            <w:rPr>
              <w:rFonts w:ascii="Open Sans" w:hAnsi="Open Sans" w:cs="Open Sans"/>
              <w:color w:val="0B0B0B"/>
              <w:sz w:val="18"/>
              <w:szCs w:val="18"/>
            </w:rPr>
          </w:rPrChange>
        </w:rPr>
        <w:t xml:space="preserve">      )</w:t>
      </w:r>
    </w:p>
    <w:p w14:paraId="7DC8DE19" w14:textId="77777777" w:rsidR="00254258" w:rsidRPr="00254258" w:rsidRDefault="00304EF3">
      <w:pPr>
        <w:pStyle w:val="Chakra-text"/>
        <w:pBdr>
          <w:top w:val="single" w:sz="2" w:space="0" w:color="auto"/>
          <w:left w:val="single" w:sz="2" w:space="0" w:color="auto"/>
          <w:bottom w:val="single" w:sz="2" w:space="0" w:color="auto"/>
          <w:right w:val="single" w:sz="2" w:space="0" w:color="auto"/>
        </w:pBdr>
        <w:shd w:val="clear" w:color="auto" w:fill="FFFFFF"/>
        <w:spacing w:before="0" w:after="0"/>
        <w:rPr>
          <w:color w:val="0B0B0B"/>
          <w:sz w:val="18"/>
          <w:szCs w:val="18"/>
          <w:rPrChange w:id="1887" w:author="Aarati AD" w:date="2023-04-06T10:12:00Z">
            <w:rPr>
              <w:rFonts w:ascii="Open Sans" w:hAnsi="Open Sans" w:cs="Open Sans"/>
              <w:color w:val="0B0B0B"/>
              <w:sz w:val="18"/>
              <w:szCs w:val="18"/>
            </w:rPr>
          </w:rPrChange>
        </w:rPr>
      </w:pPr>
      <w:r>
        <w:rPr>
          <w:color w:val="0B0B0B"/>
          <w:sz w:val="18"/>
          <w:szCs w:val="18"/>
          <w:rPrChange w:id="1888" w:author="Aarati AD" w:date="2023-04-06T10:12:00Z">
            <w:rPr>
              <w:rFonts w:ascii="Open Sans" w:hAnsi="Open Sans" w:cs="Open Sans"/>
              <w:color w:val="0B0B0B"/>
              <w:sz w:val="18"/>
              <w:szCs w:val="18"/>
            </w:rPr>
          </w:rPrChange>
        </w:rPr>
        <w:t>from t1 ;</w:t>
      </w:r>
    </w:p>
    <w:p w14:paraId="1DFD55B4" w14:textId="77777777" w:rsidR="00254258" w:rsidRPr="00254258" w:rsidRDefault="00254258">
      <w:pPr>
        <w:pStyle w:val="Chakra-text"/>
        <w:pBdr>
          <w:top w:val="single" w:sz="2" w:space="0" w:color="auto"/>
          <w:left w:val="single" w:sz="2" w:space="0" w:color="auto"/>
          <w:bottom w:val="single" w:sz="2" w:space="0" w:color="auto"/>
          <w:right w:val="single" w:sz="2" w:space="0" w:color="auto"/>
        </w:pBdr>
        <w:shd w:val="clear" w:color="auto" w:fill="FFFFFF"/>
        <w:spacing w:before="0" w:after="0"/>
        <w:rPr>
          <w:color w:val="0B0B0B"/>
          <w:sz w:val="18"/>
          <w:szCs w:val="18"/>
          <w:rPrChange w:id="1889" w:author="Aarati AD" w:date="2023-04-06T10:12:00Z">
            <w:rPr>
              <w:rFonts w:ascii="Open Sans" w:hAnsi="Open Sans" w:cs="Open Sans"/>
              <w:color w:val="0B0B0B"/>
              <w:sz w:val="18"/>
              <w:szCs w:val="18"/>
            </w:rPr>
          </w:rPrChange>
        </w:rPr>
      </w:pPr>
    </w:p>
    <w:p w14:paraId="1ACD8E2B" w14:textId="77777777" w:rsidR="00254258" w:rsidRPr="00254258" w:rsidRDefault="00254258">
      <w:pPr>
        <w:pStyle w:val="Chakra-text"/>
        <w:pBdr>
          <w:top w:val="single" w:sz="2" w:space="0" w:color="auto"/>
          <w:left w:val="single" w:sz="2" w:space="0" w:color="auto"/>
          <w:bottom w:val="single" w:sz="2" w:space="0" w:color="auto"/>
          <w:right w:val="single" w:sz="2" w:space="0" w:color="auto"/>
        </w:pBdr>
        <w:shd w:val="clear" w:color="auto" w:fill="FFFFFF"/>
        <w:spacing w:before="0" w:after="0"/>
        <w:rPr>
          <w:color w:val="0B0B0B"/>
          <w:sz w:val="18"/>
          <w:szCs w:val="18"/>
          <w:rPrChange w:id="1890" w:author="Aarati AD" w:date="2023-04-06T10:12:00Z">
            <w:rPr>
              <w:rFonts w:ascii="Open Sans" w:hAnsi="Open Sans" w:cs="Open Sans"/>
              <w:color w:val="0B0B0B"/>
              <w:sz w:val="18"/>
              <w:szCs w:val="18"/>
            </w:rPr>
          </w:rPrChange>
        </w:rPr>
      </w:pPr>
    </w:p>
    <w:p w14:paraId="5AD3CECD" w14:textId="77777777" w:rsidR="00254258" w:rsidRPr="00254258" w:rsidRDefault="00254258">
      <w:pPr>
        <w:pStyle w:val="Chakra-text"/>
        <w:pBdr>
          <w:top w:val="single" w:sz="2" w:space="0" w:color="auto"/>
          <w:left w:val="single" w:sz="2" w:space="0" w:color="auto"/>
          <w:bottom w:val="single" w:sz="2" w:space="0" w:color="auto"/>
          <w:right w:val="single" w:sz="2" w:space="0" w:color="auto"/>
        </w:pBdr>
        <w:shd w:val="clear" w:color="auto" w:fill="FFFFFF"/>
        <w:spacing w:before="0" w:after="0"/>
        <w:rPr>
          <w:color w:val="0B0B0B"/>
          <w:sz w:val="18"/>
          <w:szCs w:val="18"/>
          <w:rPrChange w:id="1891" w:author="Aarati AD" w:date="2023-04-06T10:12:00Z">
            <w:rPr>
              <w:rFonts w:ascii="Open Sans" w:hAnsi="Open Sans" w:cs="Open Sans"/>
              <w:color w:val="0B0B0B"/>
              <w:sz w:val="18"/>
              <w:szCs w:val="18"/>
            </w:rPr>
          </w:rPrChange>
        </w:rPr>
      </w:pPr>
    </w:p>
    <w:p w14:paraId="0AB17DBF" w14:textId="77777777" w:rsidR="00254258" w:rsidRPr="00254258" w:rsidRDefault="00254258">
      <w:pPr>
        <w:rPr>
          <w:rFonts w:ascii="Times New Roman" w:hAnsi="Times New Roman" w:cs="Times New Roman"/>
          <w:sz w:val="32"/>
          <w:szCs w:val="32"/>
          <w:rPrChange w:id="1892" w:author="Aarati AD" w:date="2023-04-06T10:12:00Z">
            <w:rPr>
              <w:sz w:val="32"/>
              <w:szCs w:val="32"/>
            </w:rPr>
          </w:rPrChange>
        </w:rPr>
      </w:pPr>
    </w:p>
    <w:p w14:paraId="5631B1BF" w14:textId="77777777" w:rsidR="00254258" w:rsidRPr="00254258" w:rsidRDefault="00304EF3">
      <w:pPr>
        <w:rPr>
          <w:rFonts w:ascii="Times New Roman" w:hAnsi="Times New Roman" w:cs="Times New Roman"/>
          <w:b/>
          <w:bCs/>
          <w:sz w:val="32"/>
          <w:szCs w:val="32"/>
          <w:rPrChange w:id="1893" w:author="Aarati AD" w:date="2023-04-06T10:12:00Z">
            <w:rPr>
              <w:b/>
              <w:bCs/>
              <w:sz w:val="32"/>
              <w:szCs w:val="32"/>
            </w:rPr>
          </w:rPrChange>
        </w:rPr>
      </w:pPr>
      <w:r>
        <w:rPr>
          <w:rFonts w:ascii="Times New Roman" w:hAnsi="Times New Roman" w:cs="Times New Roman"/>
          <w:b/>
          <w:bCs/>
          <w:sz w:val="32"/>
          <w:szCs w:val="32"/>
          <w:rPrChange w:id="1894" w:author="Aarati AD" w:date="2023-04-06T10:12:00Z">
            <w:rPr>
              <w:b/>
              <w:bCs/>
              <w:sz w:val="32"/>
              <w:szCs w:val="32"/>
            </w:rPr>
          </w:rPrChange>
        </w:rPr>
        <w:t xml:space="preserve">CAST: </w:t>
      </w:r>
    </w:p>
    <w:tbl>
      <w:tblPr>
        <w:tblStyle w:val="TableGrid"/>
        <w:tblW w:w="0" w:type="auto"/>
        <w:tblLook w:val="04A0" w:firstRow="1" w:lastRow="0" w:firstColumn="1" w:lastColumn="0" w:noHBand="0" w:noVBand="1"/>
      </w:tblPr>
      <w:tblGrid>
        <w:gridCol w:w="9350"/>
      </w:tblGrid>
      <w:tr w:rsidR="00254258" w14:paraId="55D3438B" w14:textId="77777777">
        <w:tc>
          <w:tcPr>
            <w:tcW w:w="9350" w:type="dxa"/>
            <w:shd w:val="clear" w:color="auto" w:fill="EDEDED" w:themeFill="accent3" w:themeFillTint="33"/>
          </w:tcPr>
          <w:p w14:paraId="4B7CD06A" w14:textId="77777777" w:rsidR="00254258" w:rsidRDefault="00304EF3">
            <w:pPr>
              <w:rPr>
                <w:rFonts w:ascii="Times New Roman" w:hAnsi="Times New Roman" w:cs="Times New Roman"/>
                <w:sz w:val="24"/>
                <w:szCs w:val="24"/>
              </w:rPr>
            </w:pPr>
            <w:r>
              <w:rPr>
                <w:rFonts w:ascii="Times New Roman" w:hAnsi="Times New Roman" w:cs="Times New Roman"/>
                <w:sz w:val="24"/>
                <w:szCs w:val="24"/>
              </w:rPr>
              <w:t>SELECT date orig_date, (SUBSTR(date, 7, 4) || '-' || LEFT(date, 2) || '-' || SUBSTR(date, 4, 2))</w:t>
            </w:r>
            <w:r>
              <w:rPr>
                <w:rFonts w:ascii="Times New Roman" w:hAnsi="Times New Roman" w:cs="Times New Roman"/>
                <w:sz w:val="24"/>
                <w:szCs w:val="24"/>
                <w:highlight w:val="yellow"/>
              </w:rPr>
              <w:t>::</w:t>
            </w:r>
            <w:r>
              <w:rPr>
                <w:rFonts w:ascii="Times New Roman" w:hAnsi="Times New Roman" w:cs="Times New Roman"/>
                <w:sz w:val="24"/>
                <w:szCs w:val="24"/>
              </w:rPr>
              <w:t>DATE new_date</w:t>
            </w:r>
          </w:p>
          <w:p w14:paraId="0E545F28" w14:textId="77777777" w:rsidR="00254258" w:rsidRPr="00254258" w:rsidRDefault="00304EF3">
            <w:pPr>
              <w:rPr>
                <w:rFonts w:ascii="Times New Roman" w:hAnsi="Times New Roman" w:cs="Times New Roman"/>
                <w:sz w:val="28"/>
                <w:szCs w:val="28"/>
                <w:rPrChange w:id="1895" w:author="Aarati AD" w:date="2023-04-06T10:12:00Z">
                  <w:rPr>
                    <w:sz w:val="28"/>
                    <w:szCs w:val="28"/>
                  </w:rPr>
                </w:rPrChange>
              </w:rPr>
            </w:pPr>
            <w:r>
              <w:rPr>
                <w:rFonts w:ascii="Times New Roman" w:hAnsi="Times New Roman" w:cs="Times New Roman"/>
                <w:sz w:val="24"/>
                <w:szCs w:val="24"/>
              </w:rPr>
              <w:t>FROM sf_crime_data;</w:t>
            </w:r>
          </w:p>
        </w:tc>
      </w:tr>
    </w:tbl>
    <w:p w14:paraId="24D30650" w14:textId="77777777" w:rsidR="00254258" w:rsidRPr="00254258" w:rsidRDefault="00254258">
      <w:pPr>
        <w:rPr>
          <w:rFonts w:ascii="Times New Roman" w:hAnsi="Times New Roman" w:cs="Times New Roman"/>
          <w:rPrChange w:id="1896" w:author="Aarati AD" w:date="2023-04-06T10:12:00Z">
            <w:rPr/>
          </w:rPrChange>
        </w:rPr>
      </w:pPr>
    </w:p>
    <w:p w14:paraId="4EA5E43B" w14:textId="77777777" w:rsidR="00254258" w:rsidRPr="00254258" w:rsidRDefault="00304EF3">
      <w:pPr>
        <w:rPr>
          <w:rFonts w:ascii="Times New Roman" w:hAnsi="Times New Roman" w:cs="Times New Roman"/>
          <w:rPrChange w:id="1897" w:author="Aarati AD" w:date="2023-04-06T10:12:00Z">
            <w:rPr/>
          </w:rPrChange>
        </w:rPr>
      </w:pPr>
      <w:r>
        <w:rPr>
          <w:rFonts w:ascii="Times New Roman" w:hAnsi="Times New Roman" w:cs="Times New Roman"/>
          <w:rPrChange w:id="1898" w:author="Aarati AD" w:date="2023-04-06T10:12:00Z">
            <w:rPr/>
          </w:rPrChange>
        </w:rPr>
        <w:t xml:space="preserve">CAST wil convert one data type into another data type . In this case Cast will convert String into date. </w:t>
      </w:r>
    </w:p>
    <w:p w14:paraId="4D319BFA" w14:textId="77777777" w:rsidR="00254258" w:rsidRPr="00254258" w:rsidRDefault="00304EF3">
      <w:pPr>
        <w:rPr>
          <w:rFonts w:ascii="Times New Roman" w:hAnsi="Times New Roman" w:cs="Times New Roman"/>
          <w:b/>
          <w:bCs/>
          <w:sz w:val="28"/>
          <w:szCs w:val="28"/>
          <w:rPrChange w:id="1899" w:author="Aarati AD" w:date="2023-04-06T10:12:00Z">
            <w:rPr>
              <w:b/>
              <w:bCs/>
              <w:sz w:val="28"/>
              <w:szCs w:val="28"/>
            </w:rPr>
          </w:rPrChange>
        </w:rPr>
      </w:pPr>
      <w:r>
        <w:rPr>
          <w:rFonts w:ascii="Times New Roman" w:hAnsi="Times New Roman" w:cs="Times New Roman"/>
          <w:noProof/>
          <w:rPrChange w:id="1900" w:author="Aarati AD" w:date="2023-04-06T10:12:00Z">
            <w:rPr>
              <w:noProof/>
            </w:rPr>
          </w:rPrChange>
        </w:rPr>
        <w:drawing>
          <wp:inline distT="0" distB="0" distL="0" distR="0" wp14:anchorId="0E297D0B" wp14:editId="68AEC3F8">
            <wp:extent cx="5943600" cy="1280160"/>
            <wp:effectExtent l="0" t="0" r="0" b="0"/>
            <wp:docPr id="20561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30198" name="Picture 1"/>
                    <pic:cNvPicPr>
                      <a:picLocks noChangeAspect="1" noChangeArrowheads="1"/>
                    </pic:cNvPicPr>
                  </pic:nvPicPr>
                  <pic:blipFill>
                    <a:blip r:embed="rId18"/>
                    <a:srcRect b="2890"/>
                    <a:stretch/>
                  </pic:blipFill>
                  <pic:spPr>
                    <a:xfrm>
                      <a:off x="0" y="0"/>
                      <a:ext cx="5943600" cy="1280160"/>
                    </a:xfrm>
                    <a:prstGeom prst="rect">
                      <a:avLst/>
                    </a:prstGeom>
                    <a:noFill/>
                    <a:ln>
                      <a:noFill/>
                    </a:ln>
                  </pic:spPr>
                </pic:pic>
              </a:graphicData>
            </a:graphic>
          </wp:inline>
        </w:drawing>
      </w:r>
    </w:p>
    <w:p w14:paraId="033998EB" w14:textId="77777777" w:rsidR="00254258" w:rsidRPr="00254258" w:rsidRDefault="00304EF3">
      <w:pPr>
        <w:rPr>
          <w:rFonts w:ascii="Times New Roman" w:hAnsi="Times New Roman" w:cs="Times New Roman"/>
          <w:sz w:val="32"/>
          <w:szCs w:val="32"/>
          <w:rPrChange w:id="1901" w:author="Aarati AD" w:date="2023-04-06T10:12:00Z">
            <w:rPr>
              <w:sz w:val="32"/>
              <w:szCs w:val="32"/>
            </w:rPr>
          </w:rPrChange>
        </w:rPr>
      </w:pPr>
      <w:r>
        <w:rPr>
          <w:rFonts w:ascii="Times New Roman" w:hAnsi="Times New Roman" w:cs="Times New Roman"/>
          <w:b/>
          <w:bCs/>
          <w:sz w:val="32"/>
          <w:szCs w:val="32"/>
          <w:rPrChange w:id="1902" w:author="Aarati AD" w:date="2023-04-06T10:12:00Z">
            <w:rPr>
              <w:b/>
              <w:bCs/>
              <w:sz w:val="32"/>
              <w:szCs w:val="32"/>
            </w:rPr>
          </w:rPrChange>
        </w:rPr>
        <w:t>COLASE:</w:t>
      </w:r>
      <w:r>
        <w:rPr>
          <w:rFonts w:ascii="Times New Roman" w:hAnsi="Times New Roman" w:cs="Times New Roman"/>
          <w:sz w:val="32"/>
          <w:szCs w:val="32"/>
          <w:rPrChange w:id="1903" w:author="Aarati AD" w:date="2023-04-06T10:12:00Z">
            <w:rPr>
              <w:sz w:val="32"/>
              <w:szCs w:val="32"/>
            </w:rPr>
          </w:rPrChange>
        </w:rPr>
        <w:t xml:space="preserve"> </w:t>
      </w:r>
    </w:p>
    <w:p w14:paraId="53AC33B4" w14:textId="77777777" w:rsidR="00254258" w:rsidRDefault="00304EF3">
      <w:pPr>
        <w:rPr>
          <w:rFonts w:ascii="Times New Roman" w:hAnsi="Times New Roman" w:cs="Times New Roman"/>
          <w:sz w:val="32"/>
          <w:szCs w:val="32"/>
        </w:rPr>
      </w:pPr>
      <w:r>
        <w:rPr>
          <w:rFonts w:ascii="Times New Roman" w:hAnsi="Times New Roman" w:cs="Times New Roman"/>
          <w:sz w:val="32"/>
          <w:szCs w:val="32"/>
        </w:rPr>
        <w:t>Replace null values in the database</w:t>
      </w:r>
    </w:p>
    <w:p w14:paraId="10487369" w14:textId="77777777" w:rsidR="00254258" w:rsidRDefault="00304EF3">
      <w:pPr>
        <w:rPr>
          <w:rFonts w:ascii="Times New Roman" w:hAnsi="Times New Roman" w:cs="Times New Roman"/>
          <w:sz w:val="24"/>
          <w:szCs w:val="24"/>
        </w:rPr>
      </w:pPr>
      <w:r>
        <w:rPr>
          <w:rFonts w:ascii="Times New Roman" w:hAnsi="Times New Roman" w:cs="Times New Roman"/>
          <w:sz w:val="24"/>
          <w:szCs w:val="24"/>
        </w:rPr>
        <w:t xml:space="preserve">Coalesce  :: </w:t>
      </w:r>
    </w:p>
    <w:p w14:paraId="468046A8" w14:textId="77777777" w:rsidR="00254258" w:rsidRDefault="0025425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254258" w14:paraId="6BF9560C" w14:textId="77777777">
        <w:trPr>
          <w:trHeight w:val="2240"/>
        </w:trPr>
        <w:tc>
          <w:tcPr>
            <w:tcW w:w="9350" w:type="dxa"/>
            <w:shd w:val="clear" w:color="auto" w:fill="E7E6E6" w:themeFill="background2"/>
          </w:tcPr>
          <w:p w14:paraId="422367C2" w14:textId="77777777" w:rsidR="00254258" w:rsidRDefault="00304EF3">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 xml:space="preserve">COALESCE will return the first not null value in mention columns </w:t>
            </w:r>
          </w:p>
          <w:p w14:paraId="63505750" w14:textId="77777777" w:rsidR="00254258" w:rsidRDefault="00304EF3">
            <w:pPr>
              <w:spacing w:after="160" w:line="259" w:lineRule="auto"/>
              <w:rPr>
                <w:rFonts w:ascii="Times New Roman" w:hAnsi="Times New Roman" w:cs="Times New Roman"/>
                <w:b/>
                <w:bCs/>
                <w:sz w:val="24"/>
                <w:szCs w:val="24"/>
              </w:rPr>
            </w:pPr>
            <w:r>
              <w:rPr>
                <w:rFonts w:ascii="Times New Roman" w:hAnsi="Times New Roman" w:cs="Times New Roman"/>
                <w:noProof/>
              </w:rPr>
              <w:drawing>
                <wp:inline distT="0" distB="0" distL="0" distR="0" wp14:anchorId="13A0EB0C" wp14:editId="1F65D8B1">
                  <wp:extent cx="2196465" cy="2187575"/>
                  <wp:effectExtent l="0" t="0" r="25400" b="25400"/>
                  <wp:docPr id="2056126698" name="Picture 2056126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9"/>
                          <a:srcRect/>
                          <a:stretch/>
                        </pic:blipFill>
                        <pic:spPr>
                          <a:xfrm>
                            <a:off x="0" y="0"/>
                            <a:ext cx="2196465" cy="2187575"/>
                          </a:xfrm>
                          <a:prstGeom prst="rect">
                            <a:avLst/>
                          </a:prstGeom>
                          <a:solidFill>
                            <a:srgbClr val="FFFFFF"/>
                          </a:solidFill>
                          <a:ln w="12700">
                            <a:solidFill>
                              <a:srgbClr val="000000"/>
                            </a:solidFill>
                          </a:ln>
                          <a:effectLst/>
                        </pic:spPr>
                      </pic:pic>
                    </a:graphicData>
                  </a:graphic>
                </wp:inline>
              </w:drawing>
            </w:r>
          </w:p>
          <w:p w14:paraId="1C32901A" w14:textId="77777777" w:rsidR="00254258" w:rsidRDefault="00304EF3">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COALESCE(o.id , a.id) This will return the first not null value  from the combination of O.id  and a.id </w:t>
            </w:r>
          </w:p>
          <w:p w14:paraId="5ACEE878" w14:textId="77777777" w:rsidR="00254258" w:rsidRDefault="00304EF3" w:rsidP="00254258">
            <w:pPr>
              <w:spacing w:after="160" w:line="259" w:lineRule="auto"/>
              <w:rPr>
                <w:rFonts w:ascii="Times New Roman" w:hAnsi="Times New Roman" w:cs="Times New Roman"/>
                <w:sz w:val="24"/>
                <w:szCs w:val="24"/>
              </w:rPr>
              <w:pPrChange w:id="1904" w:author="Aarati AD" w:date="2023-04-06T02:35:00Z">
                <w:pPr>
                  <w:numPr>
                    <w:numId w:val="6"/>
                  </w:numPr>
                  <w:tabs>
                    <w:tab w:val="num" w:pos="720"/>
                  </w:tabs>
                  <w:spacing w:after="160" w:line="259" w:lineRule="auto"/>
                  <w:ind w:left="720" w:hanging="360"/>
                </w:pPr>
              </w:pPrChange>
            </w:pPr>
            <w:r>
              <w:rPr>
                <w:rFonts w:ascii="Times New Roman" w:hAnsi="Times New Roman" w:cs="Times New Roman"/>
                <w:b/>
                <w:bCs/>
                <w:sz w:val="24"/>
                <w:szCs w:val="24"/>
              </w:rPr>
              <w:t>SELECT</w:t>
            </w:r>
            <w:r>
              <w:rPr>
                <w:rFonts w:ascii="Times New Roman" w:hAnsi="Times New Roman" w:cs="Times New Roman"/>
                <w:sz w:val="24"/>
                <w:szCs w:val="24"/>
              </w:rPr>
              <w:t xml:space="preserve"> </w:t>
            </w:r>
            <w:r>
              <w:rPr>
                <w:rFonts w:ascii="Times New Roman" w:hAnsi="Times New Roman" w:cs="Times New Roman"/>
                <w:b/>
                <w:bCs/>
                <w:sz w:val="24"/>
                <w:szCs w:val="24"/>
              </w:rPr>
              <w:t>COALESCE</w:t>
            </w:r>
            <w:r>
              <w:rPr>
                <w:rFonts w:ascii="Times New Roman" w:hAnsi="Times New Roman" w:cs="Times New Roman"/>
                <w:sz w:val="24"/>
                <w:szCs w:val="24"/>
              </w:rPr>
              <w:t>(o.id, a.id) filled_id, a.name, a.website, a.lat, a.long, a.primary_poc, a.sales_rep_id, o.*</w:t>
            </w:r>
          </w:p>
          <w:p w14:paraId="4EB9382E" w14:textId="77777777" w:rsidR="00254258" w:rsidRPr="00254258" w:rsidRDefault="00304EF3" w:rsidP="00254258">
            <w:pPr>
              <w:pStyle w:val="ListParagraph"/>
              <w:numPr>
                <w:ilvl w:val="0"/>
                <w:numId w:val="9"/>
              </w:numPr>
              <w:rPr>
                <w:rFonts w:ascii="Times New Roman" w:hAnsi="Times New Roman" w:cs="Times New Roman"/>
                <w:sz w:val="24"/>
                <w:szCs w:val="24"/>
                <w:rPrChange w:id="1905" w:author="Aarati AD" w:date="2023-04-06T10:12:00Z">
                  <w:rPr/>
                </w:rPrChange>
              </w:rPr>
              <w:pPrChange w:id="1906" w:author="Aarati AD" w:date="2023-04-06T09:39:00Z">
                <w:pPr>
                  <w:numPr>
                    <w:numId w:val="6"/>
                  </w:numPr>
                  <w:tabs>
                    <w:tab w:val="num" w:pos="720"/>
                  </w:tabs>
                  <w:spacing w:after="160" w:line="259" w:lineRule="auto"/>
                  <w:ind w:left="720" w:hanging="360"/>
                </w:pPr>
              </w:pPrChange>
            </w:pPr>
            <w:r>
              <w:rPr>
                <w:rFonts w:ascii="Times New Roman" w:hAnsi="Times New Roman" w:cs="Times New Roman"/>
                <w:b/>
                <w:bCs/>
                <w:sz w:val="24"/>
                <w:szCs w:val="24"/>
                <w:rPrChange w:id="1907" w:author="Aarati AD" w:date="2023-04-06T10:12:00Z">
                  <w:rPr>
                    <w:b/>
                    <w:bCs/>
                  </w:rPr>
                </w:rPrChange>
              </w:rPr>
              <w:t>FROM</w:t>
            </w:r>
            <w:r>
              <w:rPr>
                <w:rFonts w:ascii="Times New Roman" w:hAnsi="Times New Roman" w:cs="Times New Roman"/>
                <w:sz w:val="24"/>
                <w:szCs w:val="24"/>
                <w:rPrChange w:id="1908" w:author="Aarati AD" w:date="2023-04-06T10:12:00Z">
                  <w:rPr/>
                </w:rPrChange>
              </w:rPr>
              <w:t xml:space="preserve"> accounts a</w:t>
            </w:r>
          </w:p>
          <w:p w14:paraId="32AD2ED4" w14:textId="77777777" w:rsidR="00254258" w:rsidRPr="00254258" w:rsidRDefault="00304EF3" w:rsidP="00254258">
            <w:pPr>
              <w:pStyle w:val="ListParagraph"/>
              <w:numPr>
                <w:ilvl w:val="0"/>
                <w:numId w:val="9"/>
              </w:numPr>
              <w:rPr>
                <w:rFonts w:ascii="Times New Roman" w:hAnsi="Times New Roman" w:cs="Times New Roman"/>
                <w:sz w:val="24"/>
                <w:szCs w:val="24"/>
                <w:rPrChange w:id="1909" w:author="Aarati AD" w:date="2023-04-06T10:12:00Z">
                  <w:rPr/>
                </w:rPrChange>
              </w:rPr>
              <w:pPrChange w:id="1910" w:author="Aarati AD" w:date="2023-04-06T09:39:00Z">
                <w:pPr>
                  <w:numPr>
                    <w:numId w:val="6"/>
                  </w:numPr>
                  <w:tabs>
                    <w:tab w:val="num" w:pos="720"/>
                  </w:tabs>
                  <w:spacing w:after="160" w:line="259" w:lineRule="auto"/>
                  <w:ind w:left="720" w:hanging="360"/>
                </w:pPr>
              </w:pPrChange>
            </w:pPr>
            <w:r>
              <w:rPr>
                <w:rFonts w:ascii="Times New Roman" w:hAnsi="Times New Roman" w:cs="Times New Roman"/>
                <w:b/>
                <w:bCs/>
                <w:sz w:val="24"/>
                <w:szCs w:val="24"/>
                <w:rPrChange w:id="1911" w:author="Aarati AD" w:date="2023-04-06T10:12:00Z">
                  <w:rPr>
                    <w:b/>
                    <w:bCs/>
                  </w:rPr>
                </w:rPrChange>
              </w:rPr>
              <w:t>LEFT</w:t>
            </w:r>
            <w:r>
              <w:rPr>
                <w:rFonts w:ascii="Times New Roman" w:hAnsi="Times New Roman" w:cs="Times New Roman"/>
                <w:sz w:val="24"/>
                <w:szCs w:val="24"/>
                <w:rPrChange w:id="1912" w:author="Aarati AD" w:date="2023-04-06T10:12:00Z">
                  <w:rPr/>
                </w:rPrChange>
              </w:rPr>
              <w:t xml:space="preserve"> </w:t>
            </w:r>
            <w:r>
              <w:rPr>
                <w:rFonts w:ascii="Times New Roman" w:hAnsi="Times New Roman" w:cs="Times New Roman"/>
                <w:b/>
                <w:bCs/>
                <w:sz w:val="24"/>
                <w:szCs w:val="24"/>
                <w:rPrChange w:id="1913" w:author="Aarati AD" w:date="2023-04-06T10:12:00Z">
                  <w:rPr>
                    <w:b/>
                    <w:bCs/>
                  </w:rPr>
                </w:rPrChange>
              </w:rPr>
              <w:t>JOIN</w:t>
            </w:r>
            <w:r>
              <w:rPr>
                <w:rFonts w:ascii="Times New Roman" w:hAnsi="Times New Roman" w:cs="Times New Roman"/>
                <w:sz w:val="24"/>
                <w:szCs w:val="24"/>
                <w:rPrChange w:id="1914" w:author="Aarati AD" w:date="2023-04-06T10:12:00Z">
                  <w:rPr/>
                </w:rPrChange>
              </w:rPr>
              <w:t xml:space="preserve"> orders o</w:t>
            </w:r>
          </w:p>
          <w:p w14:paraId="38EA46FE" w14:textId="77777777" w:rsidR="00254258" w:rsidRPr="00254258" w:rsidRDefault="00304EF3" w:rsidP="00254258">
            <w:pPr>
              <w:pStyle w:val="ListParagraph"/>
              <w:numPr>
                <w:ilvl w:val="0"/>
                <w:numId w:val="9"/>
              </w:numPr>
              <w:rPr>
                <w:rFonts w:ascii="Times New Roman" w:hAnsi="Times New Roman" w:cs="Times New Roman"/>
                <w:sz w:val="24"/>
                <w:szCs w:val="24"/>
                <w:rPrChange w:id="1915" w:author="Aarati AD" w:date="2023-04-06T10:12:00Z">
                  <w:rPr/>
                </w:rPrChange>
              </w:rPr>
              <w:pPrChange w:id="1916" w:author="Aarati AD" w:date="2023-04-06T09:39:00Z">
                <w:pPr>
                  <w:numPr>
                    <w:numId w:val="6"/>
                  </w:numPr>
                  <w:tabs>
                    <w:tab w:val="num" w:pos="720"/>
                  </w:tabs>
                  <w:spacing w:after="160" w:line="259" w:lineRule="auto"/>
                  <w:ind w:left="720" w:hanging="360"/>
                </w:pPr>
              </w:pPrChange>
            </w:pPr>
            <w:r>
              <w:rPr>
                <w:rFonts w:ascii="Times New Roman" w:hAnsi="Times New Roman" w:cs="Times New Roman"/>
                <w:b/>
                <w:bCs/>
                <w:sz w:val="24"/>
                <w:szCs w:val="24"/>
                <w:rPrChange w:id="1917" w:author="Aarati AD" w:date="2023-04-06T10:12:00Z">
                  <w:rPr>
                    <w:b/>
                    <w:bCs/>
                  </w:rPr>
                </w:rPrChange>
              </w:rPr>
              <w:t>ON</w:t>
            </w:r>
            <w:r>
              <w:rPr>
                <w:rFonts w:ascii="Times New Roman" w:hAnsi="Times New Roman" w:cs="Times New Roman"/>
                <w:sz w:val="24"/>
                <w:szCs w:val="24"/>
                <w:rPrChange w:id="1918" w:author="Aarati AD" w:date="2023-04-06T10:12:00Z">
                  <w:rPr/>
                </w:rPrChange>
              </w:rPr>
              <w:t xml:space="preserve"> a.id = o.account_id</w:t>
            </w:r>
          </w:p>
          <w:p w14:paraId="0EB25F29" w14:textId="77777777" w:rsidR="00254258" w:rsidRPr="00254258" w:rsidRDefault="00304EF3" w:rsidP="00254258">
            <w:pPr>
              <w:pStyle w:val="ListParagraph"/>
              <w:numPr>
                <w:ilvl w:val="0"/>
                <w:numId w:val="9"/>
              </w:numPr>
              <w:rPr>
                <w:rFonts w:ascii="Times New Roman" w:hAnsi="Times New Roman" w:cs="Times New Roman"/>
                <w:sz w:val="24"/>
                <w:szCs w:val="24"/>
                <w:rPrChange w:id="1919" w:author="Aarati AD" w:date="2023-04-06T10:12:00Z">
                  <w:rPr/>
                </w:rPrChange>
              </w:rPr>
              <w:pPrChange w:id="1920" w:author="Aarati AD" w:date="2023-04-06T09:39:00Z">
                <w:pPr/>
              </w:pPrChange>
            </w:pPr>
            <w:r>
              <w:rPr>
                <w:rFonts w:ascii="Times New Roman" w:hAnsi="Times New Roman" w:cs="Times New Roman"/>
                <w:b/>
                <w:bCs/>
                <w:sz w:val="24"/>
                <w:szCs w:val="24"/>
                <w:rPrChange w:id="1921" w:author="Aarati AD" w:date="2023-04-06T10:12:00Z">
                  <w:rPr>
                    <w:b/>
                    <w:bCs/>
                  </w:rPr>
                </w:rPrChange>
              </w:rPr>
              <w:t>WHERE</w:t>
            </w:r>
            <w:r>
              <w:rPr>
                <w:rFonts w:ascii="Times New Roman" w:hAnsi="Times New Roman" w:cs="Times New Roman"/>
                <w:sz w:val="24"/>
                <w:szCs w:val="24"/>
                <w:rPrChange w:id="1922" w:author="Aarati AD" w:date="2023-04-06T10:12:00Z">
                  <w:rPr/>
                </w:rPrChange>
              </w:rPr>
              <w:t xml:space="preserve"> o.total IS NULL;</w:t>
            </w:r>
          </w:p>
        </w:tc>
      </w:tr>
    </w:tbl>
    <w:p w14:paraId="5767065D" w14:textId="77777777" w:rsidR="00254258" w:rsidRDefault="0025425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254258" w14:paraId="5B15FD01" w14:textId="77777777">
        <w:tc>
          <w:tcPr>
            <w:tcW w:w="9350" w:type="dxa"/>
            <w:shd w:val="clear" w:color="auto" w:fill="EDEDED" w:themeFill="accent3" w:themeFillTint="33"/>
          </w:tcPr>
          <w:p w14:paraId="266C0F4E" w14:textId="77777777" w:rsidR="00254258" w:rsidRDefault="00304EF3">
            <w:pPr>
              <w:rPr>
                <w:rFonts w:ascii="Times New Roman" w:hAnsi="Times New Roman" w:cs="Times New Roman"/>
                <w:sz w:val="24"/>
                <w:szCs w:val="24"/>
              </w:rPr>
            </w:pPr>
            <w:r>
              <w:rPr>
                <w:rFonts w:ascii="Times New Roman" w:hAnsi="Times New Roman" w:cs="Times New Roman"/>
                <w:sz w:val="24"/>
                <w:szCs w:val="24"/>
              </w:rPr>
              <w:t xml:space="preserve">Run the query that will show the row with missing data: </w:t>
            </w:r>
          </w:p>
          <w:p w14:paraId="1A93DDEF" w14:textId="77777777" w:rsidR="00254258" w:rsidRDefault="00254258">
            <w:pPr>
              <w:rPr>
                <w:rFonts w:ascii="Times New Roman" w:hAnsi="Times New Roman" w:cs="Times New Roman"/>
                <w:sz w:val="24"/>
                <w:szCs w:val="24"/>
              </w:rPr>
            </w:pPr>
          </w:p>
          <w:p w14:paraId="35B5CEF3" w14:textId="77777777" w:rsidR="00254258" w:rsidRDefault="00304EF3">
            <w:pPr>
              <w:numPr>
                <w:ilvl w:val="0"/>
                <w:numId w:val="7"/>
              </w:numPr>
              <w:tabs>
                <w:tab w:val="clear" w:pos="720"/>
              </w:tabs>
              <w:rPr>
                <w:rFonts w:ascii="Times New Roman" w:hAnsi="Times New Roman" w:cs="Times New Roman"/>
                <w:sz w:val="24"/>
                <w:szCs w:val="24"/>
              </w:rPr>
            </w:pPr>
            <w:r>
              <w:rPr>
                <w:rFonts w:ascii="Times New Roman" w:hAnsi="Times New Roman" w:cs="Times New Roman"/>
                <w:b/>
                <w:bCs/>
                <w:sz w:val="24"/>
                <w:szCs w:val="24"/>
              </w:rPr>
              <w:t>SELECT</w:t>
            </w:r>
            <w:r>
              <w:rPr>
                <w:rFonts w:ascii="Times New Roman" w:hAnsi="Times New Roman" w:cs="Times New Roman"/>
                <w:sz w:val="24"/>
                <w:szCs w:val="24"/>
              </w:rPr>
              <w:t xml:space="preserve"> *</w:t>
            </w:r>
          </w:p>
          <w:p w14:paraId="1AD111CD" w14:textId="77777777" w:rsidR="00254258" w:rsidRDefault="00304EF3">
            <w:pPr>
              <w:numPr>
                <w:ilvl w:val="0"/>
                <w:numId w:val="7"/>
              </w:numPr>
              <w:tabs>
                <w:tab w:val="clear" w:pos="720"/>
              </w:tabs>
              <w:rPr>
                <w:rFonts w:ascii="Times New Roman" w:hAnsi="Times New Roman" w:cs="Times New Roman"/>
                <w:sz w:val="24"/>
                <w:szCs w:val="24"/>
              </w:rPr>
            </w:pPr>
            <w:r>
              <w:rPr>
                <w:rFonts w:ascii="Times New Roman" w:hAnsi="Times New Roman" w:cs="Times New Roman"/>
                <w:b/>
                <w:bCs/>
                <w:sz w:val="24"/>
                <w:szCs w:val="24"/>
              </w:rPr>
              <w:t>FROM</w:t>
            </w:r>
            <w:r>
              <w:rPr>
                <w:rFonts w:ascii="Times New Roman" w:hAnsi="Times New Roman" w:cs="Times New Roman"/>
                <w:sz w:val="24"/>
                <w:szCs w:val="24"/>
              </w:rPr>
              <w:t xml:space="preserve"> accounts a</w:t>
            </w:r>
          </w:p>
          <w:p w14:paraId="61A4B0EC" w14:textId="77777777" w:rsidR="00254258" w:rsidRDefault="00304EF3">
            <w:pPr>
              <w:numPr>
                <w:ilvl w:val="0"/>
                <w:numId w:val="7"/>
              </w:numPr>
              <w:tabs>
                <w:tab w:val="clear" w:pos="720"/>
              </w:tabs>
              <w:rPr>
                <w:rFonts w:ascii="Times New Roman" w:hAnsi="Times New Roman" w:cs="Times New Roman"/>
                <w:sz w:val="24"/>
                <w:szCs w:val="24"/>
              </w:rPr>
            </w:pPr>
            <w:r>
              <w:rPr>
                <w:rFonts w:ascii="Times New Roman" w:hAnsi="Times New Roman" w:cs="Times New Roman"/>
                <w:b/>
                <w:bCs/>
                <w:sz w:val="24"/>
                <w:szCs w:val="24"/>
              </w:rPr>
              <w:t>LEFT</w:t>
            </w:r>
            <w:r>
              <w:rPr>
                <w:rFonts w:ascii="Times New Roman" w:hAnsi="Times New Roman" w:cs="Times New Roman"/>
                <w:sz w:val="24"/>
                <w:szCs w:val="24"/>
              </w:rPr>
              <w:t xml:space="preserve"> </w:t>
            </w:r>
            <w:r>
              <w:rPr>
                <w:rFonts w:ascii="Times New Roman" w:hAnsi="Times New Roman" w:cs="Times New Roman"/>
                <w:b/>
                <w:bCs/>
                <w:sz w:val="24"/>
                <w:szCs w:val="24"/>
              </w:rPr>
              <w:t>JOIN</w:t>
            </w:r>
            <w:r>
              <w:rPr>
                <w:rFonts w:ascii="Times New Roman" w:hAnsi="Times New Roman" w:cs="Times New Roman"/>
                <w:sz w:val="24"/>
                <w:szCs w:val="24"/>
              </w:rPr>
              <w:t xml:space="preserve"> orders o</w:t>
            </w:r>
          </w:p>
          <w:p w14:paraId="06244A92" w14:textId="77777777" w:rsidR="00254258" w:rsidRDefault="00304EF3">
            <w:pPr>
              <w:numPr>
                <w:ilvl w:val="0"/>
                <w:numId w:val="7"/>
              </w:numPr>
              <w:tabs>
                <w:tab w:val="clear" w:pos="720"/>
              </w:tabs>
              <w:rPr>
                <w:rFonts w:ascii="Times New Roman" w:hAnsi="Times New Roman" w:cs="Times New Roman"/>
                <w:sz w:val="24"/>
                <w:szCs w:val="24"/>
              </w:rPr>
            </w:pPr>
            <w:r>
              <w:rPr>
                <w:rFonts w:ascii="Times New Roman" w:hAnsi="Times New Roman" w:cs="Times New Roman"/>
                <w:b/>
                <w:bCs/>
                <w:sz w:val="24"/>
                <w:szCs w:val="24"/>
              </w:rPr>
              <w:t>ON</w:t>
            </w:r>
            <w:r>
              <w:rPr>
                <w:rFonts w:ascii="Times New Roman" w:hAnsi="Times New Roman" w:cs="Times New Roman"/>
                <w:sz w:val="24"/>
                <w:szCs w:val="24"/>
              </w:rPr>
              <w:t xml:space="preserve"> a.id = o.account_id</w:t>
            </w:r>
          </w:p>
          <w:p w14:paraId="394D67AE" w14:textId="77777777" w:rsidR="00254258" w:rsidRDefault="00304EF3">
            <w:pPr>
              <w:numPr>
                <w:ilvl w:val="0"/>
                <w:numId w:val="7"/>
              </w:numPr>
              <w:tabs>
                <w:tab w:val="clear" w:pos="720"/>
              </w:tabs>
              <w:rPr>
                <w:rFonts w:ascii="Times New Roman" w:hAnsi="Times New Roman" w:cs="Times New Roman"/>
                <w:sz w:val="24"/>
                <w:szCs w:val="24"/>
              </w:rPr>
            </w:pPr>
            <w:r>
              <w:rPr>
                <w:rFonts w:ascii="Times New Roman" w:hAnsi="Times New Roman" w:cs="Times New Roman"/>
                <w:b/>
                <w:bCs/>
                <w:sz w:val="24"/>
                <w:szCs w:val="24"/>
              </w:rPr>
              <w:t>WHERE</w:t>
            </w:r>
            <w:r>
              <w:rPr>
                <w:rFonts w:ascii="Times New Roman" w:hAnsi="Times New Roman" w:cs="Times New Roman"/>
                <w:sz w:val="24"/>
                <w:szCs w:val="24"/>
              </w:rPr>
              <w:t xml:space="preserve"> o.total IS NULL; </w:t>
            </w:r>
          </w:p>
          <w:p w14:paraId="698F513B"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A2C282A"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highlight w:val="yellow"/>
                <w:rPrChange w:id="1923" w:author="Aarati AD" w:date="2023-04-06T10:12:00Z">
                  <w:rPr>
                    <w:rFonts w:ascii="Times New Roman" w:hAnsi="Times New Roman" w:cs="Times New Roman"/>
                    <w:b/>
                    <w:bCs/>
                    <w:sz w:val="24"/>
                    <w:szCs w:val="24"/>
                  </w:rPr>
                </w:rPrChange>
              </w:rPr>
              <w:t>Why does this work?</w:t>
            </w:r>
            <w:r>
              <w:rPr>
                <w:rFonts w:ascii="Times New Roman" w:hAnsi="Times New Roman" w:cs="Times New Roman"/>
                <w:b/>
                <w:bCs/>
                <w:sz w:val="24"/>
                <w:szCs w:val="24"/>
              </w:rPr>
              <w:t xml:space="preserve"> </w:t>
            </w:r>
          </w:p>
          <w:p w14:paraId="4B0DA408" w14:textId="77777777" w:rsidR="00254258" w:rsidRDefault="00254258">
            <w:pPr>
              <w:rPr>
                <w:rFonts w:ascii="Times New Roman" w:hAnsi="Times New Roman" w:cs="Times New Roman"/>
                <w:b/>
                <w:bCs/>
                <w:sz w:val="24"/>
                <w:szCs w:val="24"/>
              </w:rPr>
            </w:pPr>
          </w:p>
          <w:p w14:paraId="655A9966" w14:textId="77777777" w:rsidR="00254258" w:rsidRPr="00254258" w:rsidRDefault="00304EF3">
            <w:pPr>
              <w:numPr>
                <w:ilvl w:val="0"/>
                <w:numId w:val="8"/>
              </w:numPr>
              <w:tabs>
                <w:tab w:val="clear" w:pos="720"/>
              </w:tabs>
              <w:rPr>
                <w:rFonts w:ascii="Times New Roman" w:hAnsi="Times New Roman" w:cs="Times New Roman"/>
                <w:sz w:val="24"/>
                <w:szCs w:val="24"/>
                <w:highlight w:val="yellow"/>
                <w:rPrChange w:id="1924" w:author="Aarati AD" w:date="2023-04-06T10:12:00Z">
                  <w:rPr>
                    <w:rFonts w:ascii="Times New Roman" w:hAnsi="Times New Roman" w:cs="Times New Roman"/>
                    <w:sz w:val="24"/>
                    <w:szCs w:val="24"/>
                  </w:rPr>
                </w:rPrChange>
              </w:rPr>
            </w:pPr>
            <w:r>
              <w:rPr>
                <w:rFonts w:ascii="Times New Roman" w:hAnsi="Times New Roman" w:cs="Times New Roman"/>
                <w:b/>
                <w:bCs/>
                <w:sz w:val="24"/>
                <w:szCs w:val="24"/>
                <w:highlight w:val="yellow"/>
                <w:rPrChange w:id="1925" w:author="Aarati AD" w:date="2023-04-06T10:12:00Z">
                  <w:rPr>
                    <w:rFonts w:ascii="Times New Roman" w:hAnsi="Times New Roman" w:cs="Times New Roman"/>
                    <w:b/>
                    <w:bCs/>
                    <w:sz w:val="24"/>
                    <w:szCs w:val="24"/>
                  </w:rPr>
                </w:rPrChange>
              </w:rPr>
              <w:t>SELECT</w:t>
            </w:r>
            <w:r>
              <w:rPr>
                <w:rFonts w:ascii="Times New Roman" w:hAnsi="Times New Roman" w:cs="Times New Roman"/>
                <w:sz w:val="24"/>
                <w:szCs w:val="24"/>
                <w:highlight w:val="yellow"/>
                <w:rPrChange w:id="1926" w:author="Aarati AD" w:date="2023-04-06T10:12:00Z">
                  <w:rPr>
                    <w:rFonts w:ascii="Times New Roman" w:hAnsi="Times New Roman" w:cs="Times New Roman"/>
                    <w:sz w:val="24"/>
                    <w:szCs w:val="24"/>
                  </w:rPr>
                </w:rPrChange>
              </w:rPr>
              <w:t xml:space="preserve"> *</w:t>
            </w:r>
          </w:p>
          <w:p w14:paraId="5FBBDDBB" w14:textId="77777777" w:rsidR="00254258" w:rsidRPr="00254258" w:rsidRDefault="00304EF3">
            <w:pPr>
              <w:numPr>
                <w:ilvl w:val="0"/>
                <w:numId w:val="8"/>
              </w:numPr>
              <w:tabs>
                <w:tab w:val="clear" w:pos="720"/>
              </w:tabs>
              <w:rPr>
                <w:rFonts w:ascii="Times New Roman" w:hAnsi="Times New Roman" w:cs="Times New Roman"/>
                <w:sz w:val="24"/>
                <w:szCs w:val="24"/>
                <w:highlight w:val="yellow"/>
                <w:rPrChange w:id="1927" w:author="Aarati AD" w:date="2023-04-06T10:12:00Z">
                  <w:rPr>
                    <w:rFonts w:ascii="Times New Roman" w:hAnsi="Times New Roman" w:cs="Times New Roman"/>
                    <w:sz w:val="24"/>
                    <w:szCs w:val="24"/>
                  </w:rPr>
                </w:rPrChange>
              </w:rPr>
            </w:pPr>
            <w:r>
              <w:rPr>
                <w:rFonts w:ascii="Times New Roman" w:hAnsi="Times New Roman" w:cs="Times New Roman"/>
                <w:b/>
                <w:bCs/>
                <w:sz w:val="24"/>
                <w:szCs w:val="24"/>
                <w:highlight w:val="yellow"/>
                <w:rPrChange w:id="1928" w:author="Aarati AD" w:date="2023-04-06T10:12:00Z">
                  <w:rPr>
                    <w:rFonts w:ascii="Times New Roman" w:hAnsi="Times New Roman" w:cs="Times New Roman"/>
                    <w:b/>
                    <w:bCs/>
                    <w:sz w:val="24"/>
                    <w:szCs w:val="24"/>
                  </w:rPr>
                </w:rPrChange>
              </w:rPr>
              <w:t>FROM</w:t>
            </w:r>
            <w:r>
              <w:rPr>
                <w:rFonts w:ascii="Times New Roman" w:hAnsi="Times New Roman" w:cs="Times New Roman"/>
                <w:sz w:val="24"/>
                <w:szCs w:val="24"/>
                <w:highlight w:val="yellow"/>
                <w:rPrChange w:id="1929" w:author="Aarati AD" w:date="2023-04-06T10:12:00Z">
                  <w:rPr>
                    <w:rFonts w:ascii="Times New Roman" w:hAnsi="Times New Roman" w:cs="Times New Roman"/>
                    <w:sz w:val="24"/>
                    <w:szCs w:val="24"/>
                  </w:rPr>
                </w:rPrChange>
              </w:rPr>
              <w:t xml:space="preserve"> orders o </w:t>
            </w:r>
          </w:p>
          <w:p w14:paraId="45363C8E" w14:textId="77777777" w:rsidR="00254258" w:rsidRPr="00254258" w:rsidRDefault="00304EF3">
            <w:pPr>
              <w:numPr>
                <w:ilvl w:val="0"/>
                <w:numId w:val="8"/>
              </w:numPr>
              <w:tabs>
                <w:tab w:val="clear" w:pos="720"/>
              </w:tabs>
              <w:rPr>
                <w:rFonts w:ascii="Times New Roman" w:hAnsi="Times New Roman" w:cs="Times New Roman"/>
                <w:sz w:val="24"/>
                <w:szCs w:val="24"/>
                <w:highlight w:val="yellow"/>
                <w:rPrChange w:id="1930" w:author="Aarati AD" w:date="2023-04-06T10:12:00Z">
                  <w:rPr>
                    <w:rFonts w:ascii="Times New Roman" w:hAnsi="Times New Roman" w:cs="Times New Roman"/>
                    <w:sz w:val="24"/>
                    <w:szCs w:val="24"/>
                  </w:rPr>
                </w:rPrChange>
              </w:rPr>
            </w:pPr>
            <w:r>
              <w:rPr>
                <w:rFonts w:ascii="Times New Roman" w:hAnsi="Times New Roman" w:cs="Times New Roman"/>
                <w:b/>
                <w:bCs/>
                <w:sz w:val="24"/>
                <w:szCs w:val="24"/>
                <w:highlight w:val="yellow"/>
                <w:rPrChange w:id="1931" w:author="Aarati AD" w:date="2023-04-06T10:12:00Z">
                  <w:rPr>
                    <w:rFonts w:ascii="Times New Roman" w:hAnsi="Times New Roman" w:cs="Times New Roman"/>
                    <w:b/>
                    <w:bCs/>
                    <w:sz w:val="24"/>
                    <w:szCs w:val="24"/>
                  </w:rPr>
                </w:rPrChange>
              </w:rPr>
              <w:t>LEFT</w:t>
            </w:r>
            <w:r>
              <w:rPr>
                <w:rFonts w:ascii="Times New Roman" w:hAnsi="Times New Roman" w:cs="Times New Roman"/>
                <w:sz w:val="24"/>
                <w:szCs w:val="24"/>
                <w:highlight w:val="yellow"/>
                <w:rPrChange w:id="1932" w:author="Aarati AD" w:date="2023-04-06T10:12:00Z">
                  <w:rPr>
                    <w:rFonts w:ascii="Times New Roman" w:hAnsi="Times New Roman" w:cs="Times New Roman"/>
                    <w:sz w:val="24"/>
                    <w:szCs w:val="24"/>
                  </w:rPr>
                </w:rPrChange>
              </w:rPr>
              <w:t xml:space="preserve"> </w:t>
            </w:r>
            <w:r>
              <w:rPr>
                <w:rFonts w:ascii="Times New Roman" w:hAnsi="Times New Roman" w:cs="Times New Roman"/>
                <w:b/>
                <w:bCs/>
                <w:sz w:val="24"/>
                <w:szCs w:val="24"/>
                <w:highlight w:val="yellow"/>
                <w:rPrChange w:id="1933" w:author="Aarati AD" w:date="2023-04-06T10:12:00Z">
                  <w:rPr>
                    <w:rFonts w:ascii="Times New Roman" w:hAnsi="Times New Roman" w:cs="Times New Roman"/>
                    <w:b/>
                    <w:bCs/>
                    <w:sz w:val="24"/>
                    <w:szCs w:val="24"/>
                  </w:rPr>
                </w:rPrChange>
              </w:rPr>
              <w:t>JOIN</w:t>
            </w:r>
            <w:r>
              <w:rPr>
                <w:rFonts w:ascii="Times New Roman" w:hAnsi="Times New Roman" w:cs="Times New Roman"/>
                <w:sz w:val="24"/>
                <w:szCs w:val="24"/>
                <w:highlight w:val="yellow"/>
                <w:rPrChange w:id="1934" w:author="Aarati AD" w:date="2023-04-06T10:12:00Z">
                  <w:rPr>
                    <w:rFonts w:ascii="Times New Roman" w:hAnsi="Times New Roman" w:cs="Times New Roman"/>
                    <w:sz w:val="24"/>
                    <w:szCs w:val="24"/>
                  </w:rPr>
                </w:rPrChange>
              </w:rPr>
              <w:t xml:space="preserve"> accounts a</w:t>
            </w:r>
          </w:p>
          <w:p w14:paraId="4CBDE376" w14:textId="77777777" w:rsidR="00254258" w:rsidRPr="00254258" w:rsidRDefault="00304EF3">
            <w:pPr>
              <w:numPr>
                <w:ilvl w:val="0"/>
                <w:numId w:val="8"/>
              </w:numPr>
              <w:tabs>
                <w:tab w:val="clear" w:pos="720"/>
              </w:tabs>
              <w:rPr>
                <w:rFonts w:ascii="Times New Roman" w:hAnsi="Times New Roman" w:cs="Times New Roman"/>
                <w:sz w:val="24"/>
                <w:szCs w:val="24"/>
                <w:highlight w:val="yellow"/>
                <w:rPrChange w:id="1935" w:author="Aarati AD" w:date="2023-04-06T10:12:00Z">
                  <w:rPr>
                    <w:rFonts w:ascii="Times New Roman" w:hAnsi="Times New Roman" w:cs="Times New Roman"/>
                    <w:sz w:val="24"/>
                    <w:szCs w:val="24"/>
                  </w:rPr>
                </w:rPrChange>
              </w:rPr>
            </w:pPr>
            <w:r>
              <w:rPr>
                <w:rFonts w:ascii="Times New Roman" w:hAnsi="Times New Roman" w:cs="Times New Roman"/>
                <w:b/>
                <w:bCs/>
                <w:sz w:val="24"/>
                <w:szCs w:val="24"/>
                <w:highlight w:val="yellow"/>
                <w:rPrChange w:id="1936" w:author="Aarati AD" w:date="2023-04-06T10:12:00Z">
                  <w:rPr>
                    <w:rFonts w:ascii="Times New Roman" w:hAnsi="Times New Roman" w:cs="Times New Roman"/>
                    <w:b/>
                    <w:bCs/>
                    <w:sz w:val="24"/>
                    <w:szCs w:val="24"/>
                  </w:rPr>
                </w:rPrChange>
              </w:rPr>
              <w:t>ON</w:t>
            </w:r>
            <w:r>
              <w:rPr>
                <w:rFonts w:ascii="Times New Roman" w:hAnsi="Times New Roman" w:cs="Times New Roman"/>
                <w:sz w:val="24"/>
                <w:szCs w:val="24"/>
                <w:highlight w:val="yellow"/>
                <w:rPrChange w:id="1937" w:author="Aarati AD" w:date="2023-04-06T10:12:00Z">
                  <w:rPr>
                    <w:rFonts w:ascii="Times New Roman" w:hAnsi="Times New Roman" w:cs="Times New Roman"/>
                    <w:sz w:val="24"/>
                    <w:szCs w:val="24"/>
                  </w:rPr>
                </w:rPrChange>
              </w:rPr>
              <w:t xml:space="preserve"> a.id = o.account_id</w:t>
            </w:r>
          </w:p>
          <w:p w14:paraId="2BCBF179" w14:textId="77777777" w:rsidR="00254258" w:rsidRPr="00254258" w:rsidRDefault="00304EF3">
            <w:pPr>
              <w:numPr>
                <w:ilvl w:val="0"/>
                <w:numId w:val="8"/>
              </w:numPr>
              <w:rPr>
                <w:rFonts w:ascii="Times New Roman" w:hAnsi="Times New Roman" w:cs="Times New Roman"/>
                <w:sz w:val="24"/>
                <w:szCs w:val="24"/>
                <w:highlight w:val="yellow"/>
                <w:rPrChange w:id="1938" w:author="Aarati AD" w:date="2023-04-06T10:12:00Z">
                  <w:rPr>
                    <w:rFonts w:ascii="Times New Roman" w:hAnsi="Times New Roman" w:cs="Times New Roman"/>
                    <w:sz w:val="24"/>
                    <w:szCs w:val="24"/>
                  </w:rPr>
                </w:rPrChange>
              </w:rPr>
            </w:pPr>
            <w:r>
              <w:rPr>
                <w:rFonts w:ascii="Times New Roman" w:hAnsi="Times New Roman" w:cs="Times New Roman"/>
                <w:b/>
                <w:bCs/>
                <w:sz w:val="24"/>
                <w:szCs w:val="24"/>
                <w:highlight w:val="yellow"/>
                <w:rPrChange w:id="1939" w:author="Aarati AD" w:date="2023-04-06T10:12:00Z">
                  <w:rPr>
                    <w:rFonts w:ascii="Times New Roman" w:hAnsi="Times New Roman" w:cs="Times New Roman"/>
                    <w:b/>
                    <w:bCs/>
                    <w:sz w:val="24"/>
                    <w:szCs w:val="24"/>
                  </w:rPr>
                </w:rPrChange>
              </w:rPr>
              <w:t>WHERE</w:t>
            </w:r>
            <w:r>
              <w:rPr>
                <w:rFonts w:ascii="Times New Roman" w:hAnsi="Times New Roman" w:cs="Times New Roman"/>
                <w:sz w:val="24"/>
                <w:szCs w:val="24"/>
                <w:highlight w:val="yellow"/>
                <w:rPrChange w:id="1940" w:author="Aarati AD" w:date="2023-04-06T10:12:00Z">
                  <w:rPr>
                    <w:rFonts w:ascii="Times New Roman" w:hAnsi="Times New Roman" w:cs="Times New Roman"/>
                    <w:sz w:val="24"/>
                    <w:szCs w:val="24"/>
                  </w:rPr>
                </w:rPrChange>
              </w:rPr>
              <w:t xml:space="preserve"> o.total IS NULL; </w:t>
            </w:r>
          </w:p>
          <w:p w14:paraId="49FB6CFF" w14:textId="77777777" w:rsidR="00254258" w:rsidRPr="00254258" w:rsidRDefault="00304EF3">
            <w:pPr>
              <w:rPr>
                <w:rFonts w:ascii="Times New Roman" w:hAnsi="Times New Roman" w:cs="Times New Roman"/>
                <w:b/>
                <w:bCs/>
                <w:sz w:val="24"/>
                <w:szCs w:val="24"/>
                <w:highlight w:val="yellow"/>
                <w:rPrChange w:id="1941" w:author="Aarati AD" w:date="2023-04-06T10:12:00Z">
                  <w:rPr>
                    <w:rFonts w:ascii="Times New Roman" w:hAnsi="Times New Roman" w:cs="Times New Roman"/>
                    <w:b/>
                    <w:bCs/>
                    <w:sz w:val="24"/>
                    <w:szCs w:val="24"/>
                  </w:rPr>
                </w:rPrChange>
              </w:rPr>
            </w:pPr>
            <w:r>
              <w:rPr>
                <w:rFonts w:ascii="Times New Roman" w:hAnsi="Times New Roman" w:cs="Times New Roman"/>
                <w:b/>
                <w:bCs/>
                <w:sz w:val="24"/>
                <w:szCs w:val="24"/>
                <w:highlight w:val="yellow"/>
                <w:rPrChange w:id="1942" w:author="Aarati AD" w:date="2023-04-06T10:12:00Z">
                  <w:rPr>
                    <w:rFonts w:ascii="Times New Roman" w:hAnsi="Times New Roman" w:cs="Times New Roman"/>
                    <w:b/>
                    <w:bCs/>
                    <w:sz w:val="24"/>
                    <w:szCs w:val="24"/>
                  </w:rPr>
                </w:rPrChange>
              </w:rPr>
              <w:t xml:space="preserve">  </w:t>
            </w:r>
          </w:p>
          <w:p w14:paraId="4D915BC3"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highlight w:val="yellow"/>
                <w:rPrChange w:id="1943" w:author="Aarati AD" w:date="2023-04-06T10:12:00Z">
                  <w:rPr>
                    <w:rFonts w:ascii="Times New Roman" w:hAnsi="Times New Roman" w:cs="Times New Roman"/>
                    <w:b/>
                    <w:bCs/>
                    <w:sz w:val="24"/>
                    <w:szCs w:val="24"/>
                  </w:rPr>
                </w:rPrChange>
              </w:rPr>
              <w:t>This does not work because this will look for total column in SQL table where total is empty</w:t>
            </w:r>
            <w:r>
              <w:rPr>
                <w:rFonts w:ascii="Times New Roman" w:hAnsi="Times New Roman" w:cs="Times New Roman"/>
                <w:b/>
                <w:bCs/>
                <w:sz w:val="24"/>
                <w:szCs w:val="24"/>
                <w:highlight w:val="yellow"/>
              </w:rPr>
              <w:t xml:space="preserve"> not the corresponding account id where account id is null</w:t>
            </w:r>
            <w:r>
              <w:rPr>
                <w:rFonts w:ascii="Times New Roman" w:hAnsi="Times New Roman" w:cs="Times New Roman"/>
                <w:b/>
                <w:bCs/>
                <w:sz w:val="24"/>
                <w:szCs w:val="24"/>
                <w:highlight w:val="yellow"/>
                <w:rPrChange w:id="1944" w:author="Aarati AD" w:date="2023-04-06T10:12:00Z">
                  <w:rPr>
                    <w:rFonts w:ascii="Times New Roman" w:hAnsi="Times New Roman" w:cs="Times New Roman"/>
                    <w:b/>
                    <w:bCs/>
                    <w:sz w:val="24"/>
                    <w:szCs w:val="24"/>
                  </w:rPr>
                </w:rPrChange>
              </w:rPr>
              <w:t>.</w:t>
            </w:r>
            <w:r>
              <w:rPr>
                <w:rFonts w:ascii="Times New Roman" w:hAnsi="Times New Roman" w:cs="Times New Roman"/>
                <w:b/>
                <w:bCs/>
                <w:sz w:val="24"/>
                <w:szCs w:val="24"/>
              </w:rPr>
              <w:t xml:space="preserve"> </w:t>
            </w:r>
          </w:p>
          <w:p w14:paraId="5C7A1B9C" w14:textId="77777777" w:rsidR="00254258" w:rsidRDefault="00254258" w:rsidP="00254258">
            <w:pPr>
              <w:rPr>
                <w:rFonts w:ascii="Times New Roman" w:hAnsi="Times New Roman" w:cs="Times New Roman"/>
                <w:sz w:val="24"/>
                <w:szCs w:val="24"/>
              </w:rPr>
              <w:pPrChange w:id="1945" w:author="Aarati AD" w:date="2023-04-06T09:35:00Z">
                <w:pPr>
                  <w:numPr>
                    <w:numId w:val="7"/>
                  </w:numPr>
                  <w:tabs>
                    <w:tab w:val="num" w:pos="720"/>
                  </w:tabs>
                  <w:ind w:left="720" w:hanging="360"/>
                </w:pPr>
              </w:pPrChange>
            </w:pPr>
          </w:p>
          <w:p w14:paraId="53820C5B" w14:textId="77777777" w:rsidR="00254258" w:rsidRDefault="00304EF3" w:rsidP="00254258">
            <w:pPr>
              <w:rPr>
                <w:rFonts w:ascii="Times New Roman" w:hAnsi="Times New Roman" w:cs="Times New Roman"/>
                <w:sz w:val="24"/>
                <w:szCs w:val="24"/>
              </w:rPr>
              <w:pPrChange w:id="1946" w:author="Aarati AD" w:date="2023-04-06T09:34:00Z">
                <w:pPr>
                  <w:numPr>
                    <w:numId w:val="7"/>
                  </w:numPr>
                  <w:tabs>
                    <w:tab w:val="num" w:pos="720"/>
                  </w:tabs>
                  <w:ind w:left="720" w:hanging="360"/>
                </w:pPr>
              </w:pPrChange>
            </w:pPr>
            <w:r>
              <w:rPr>
                <w:rFonts w:ascii="Times New Roman" w:hAnsi="Times New Roman" w:cs="Times New Roman"/>
                <w:sz w:val="24"/>
                <w:szCs w:val="24"/>
                <w:rPrChange w:id="1947" w:author="Aarati AD" w:date="2023-04-06T10:12:00Z">
                  <w:rPr>
                    <w:rFonts w:ascii="Times New Roman" w:hAnsi="Times New Roman" w:cs="Times New Roman"/>
                    <w:b/>
                    <w:bCs/>
                    <w:sz w:val="24"/>
                    <w:szCs w:val="24"/>
                  </w:rPr>
                </w:rPrChange>
              </w:rPr>
              <w:t xml:space="preserve">This gives the output of those cases where o.total is null but still have the customer account and information on. </w:t>
            </w:r>
          </w:p>
          <w:p w14:paraId="3F20F359" w14:textId="77777777" w:rsidR="00254258" w:rsidRDefault="00254258">
            <w:pPr>
              <w:rPr>
                <w:rFonts w:ascii="Times New Roman" w:hAnsi="Times New Roman" w:cs="Times New Roman"/>
                <w:sz w:val="24"/>
                <w:szCs w:val="24"/>
              </w:rPr>
            </w:pPr>
          </w:p>
          <w:p w14:paraId="6E247392"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Change w:id="1948" w:author="Aarati AD" w:date="2023-04-06T10:12:00Z">
                  <w:rPr>
                    <w:rFonts w:ascii="Times New Roman" w:hAnsi="Times New Roman" w:cs="Times New Roman"/>
                    <w:sz w:val="24"/>
                    <w:szCs w:val="24"/>
                  </w:rPr>
                </w:rPrChange>
              </w:rPr>
              <w:t xml:space="preserve">Use COLASE to fill in </w:t>
            </w:r>
            <w:r>
              <w:rPr>
                <w:rFonts w:ascii="Times New Roman" w:hAnsi="Times New Roman" w:cs="Times New Roman"/>
                <w:b/>
                <w:bCs/>
                <w:sz w:val="24"/>
                <w:szCs w:val="24"/>
              </w:rPr>
              <w:t xml:space="preserve">each of the qty and usd columns with 0 for the table in 1 </w:t>
            </w:r>
          </w:p>
          <w:p w14:paraId="0772AADE"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511BFD1" w14:textId="77777777" w:rsidR="00254258" w:rsidRDefault="00304EF3">
            <w:pPr>
              <w:rPr>
                <w:rFonts w:ascii="Times New Roman" w:hAnsi="Times New Roman" w:cs="Times New Roman"/>
                <w:sz w:val="24"/>
                <w:szCs w:val="24"/>
              </w:rPr>
            </w:pPr>
            <w:r>
              <w:rPr>
                <w:rFonts w:ascii="Times New Roman" w:hAnsi="Times New Roman" w:cs="Times New Roman"/>
                <w:b/>
                <w:bCs/>
                <w:sz w:val="24"/>
                <w:szCs w:val="24"/>
              </w:rPr>
              <w:t xml:space="preserve">SELECT COALASE </w:t>
            </w:r>
            <w:r>
              <w:rPr>
                <w:rFonts w:ascii="Times New Roman" w:hAnsi="Times New Roman" w:cs="Times New Roman"/>
                <w:sz w:val="24"/>
                <w:szCs w:val="24"/>
                <w:rPrChange w:id="1949" w:author="Aarati AD" w:date="2023-04-06T10:12:00Z">
                  <w:rPr>
                    <w:rFonts w:ascii="Times New Roman" w:hAnsi="Times New Roman" w:cs="Times New Roman"/>
                    <w:b/>
                    <w:bCs/>
                    <w:sz w:val="24"/>
                    <w:szCs w:val="24"/>
                  </w:rPr>
                </w:rPrChange>
              </w:rPr>
              <w:t>(o.id ,a.id) filled_id ,a.name, a.website</w:t>
            </w:r>
            <w:r>
              <w:rPr>
                <w:rFonts w:ascii="Times New Roman" w:hAnsi="Times New Roman" w:cs="Times New Roman"/>
                <w:b/>
                <w:bCs/>
                <w:sz w:val="24"/>
                <w:szCs w:val="24"/>
              </w:rPr>
              <w:t xml:space="preserve">, </w:t>
            </w:r>
            <w:r>
              <w:rPr>
                <w:rFonts w:ascii="Times New Roman" w:hAnsi="Times New Roman" w:cs="Times New Roman"/>
                <w:sz w:val="24"/>
                <w:szCs w:val="24"/>
                <w:rPrChange w:id="1950" w:author="Aarati AD" w:date="2023-04-06T10:12:00Z">
                  <w:rPr>
                    <w:rFonts w:ascii="Times New Roman" w:hAnsi="Times New Roman" w:cs="Times New Roman"/>
                    <w:b/>
                    <w:bCs/>
                    <w:sz w:val="24"/>
                    <w:szCs w:val="24"/>
                  </w:rPr>
                </w:rPrChange>
              </w:rPr>
              <w:t xml:space="preserve">a.lat, a.long, </w:t>
            </w:r>
          </w:p>
          <w:p w14:paraId="24F8A578" w14:textId="77777777" w:rsidR="00254258" w:rsidRDefault="00304EF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Change w:id="1951" w:author="Aarati AD" w:date="2023-04-06T10:12:00Z">
                  <w:rPr>
                    <w:rFonts w:ascii="Times New Roman" w:hAnsi="Times New Roman" w:cs="Times New Roman"/>
                    <w:b/>
                    <w:bCs/>
                    <w:sz w:val="24"/>
                    <w:szCs w:val="24"/>
                  </w:rPr>
                </w:rPrChange>
              </w:rPr>
              <w:t>a.primary_poc,</w:t>
            </w:r>
            <w:r>
              <w:rPr>
                <w:rFonts w:ascii="Times New Roman" w:hAnsi="Times New Roman" w:cs="Times New Roman"/>
                <w:sz w:val="24"/>
                <w:szCs w:val="24"/>
              </w:rPr>
              <w:t xml:space="preserve"> </w:t>
            </w:r>
            <w:r>
              <w:rPr>
                <w:rFonts w:ascii="Times New Roman" w:hAnsi="Times New Roman" w:cs="Times New Roman"/>
                <w:sz w:val="24"/>
                <w:szCs w:val="24"/>
                <w:rPrChange w:id="1952" w:author="Aarati AD" w:date="2023-04-06T10:12:00Z">
                  <w:rPr>
                    <w:rFonts w:ascii="Times New Roman" w:hAnsi="Times New Roman" w:cs="Times New Roman"/>
                    <w:b/>
                    <w:bCs/>
                    <w:sz w:val="24"/>
                    <w:szCs w:val="24"/>
                  </w:rPr>
                </w:rPrChange>
              </w:rPr>
              <w:t>a.sales_rep_id</w:t>
            </w:r>
            <w:r>
              <w:rPr>
                <w:rFonts w:ascii="Times New Roman" w:hAnsi="Times New Roman" w:cs="Times New Roman"/>
                <w:sz w:val="24"/>
                <w:szCs w:val="24"/>
              </w:rPr>
              <w:t xml:space="preserve">  COALESCE(o.account_id  ,a .id) account_id ,</w:t>
            </w:r>
          </w:p>
          <w:p w14:paraId="71F0BFB0" w14:textId="77777777" w:rsidR="00254258" w:rsidRDefault="00304EF3">
            <w:pPr>
              <w:rPr>
                <w:rFonts w:ascii="Times New Roman" w:hAnsi="Times New Roman" w:cs="Times New Roman"/>
                <w:sz w:val="24"/>
                <w:szCs w:val="24"/>
              </w:rPr>
            </w:pPr>
            <w:r>
              <w:rPr>
                <w:rFonts w:ascii="Times New Roman" w:hAnsi="Times New Roman" w:cs="Times New Roman"/>
                <w:sz w:val="24"/>
                <w:szCs w:val="24"/>
              </w:rPr>
              <w:t xml:space="preserve">          o.occurred_at , o.standard_qty , o.gloss_qty , o.total, o.standard_amt_usd,</w:t>
            </w:r>
          </w:p>
          <w:p w14:paraId="3BF6ADA3" w14:textId="77777777" w:rsidR="00254258" w:rsidRDefault="00304EF3">
            <w:pPr>
              <w:rPr>
                <w:rFonts w:ascii="Times New Roman" w:hAnsi="Times New Roman" w:cs="Times New Roman"/>
                <w:sz w:val="24"/>
                <w:szCs w:val="24"/>
              </w:rPr>
            </w:pPr>
            <w:r>
              <w:rPr>
                <w:rFonts w:ascii="Times New Roman" w:hAnsi="Times New Roman" w:cs="Times New Roman"/>
                <w:sz w:val="24"/>
                <w:szCs w:val="24"/>
              </w:rPr>
              <w:t xml:space="preserve">          o.gloss_amt_usd, o.poster_amt_usd, o.total_amt_usd</w:t>
            </w:r>
          </w:p>
          <w:p w14:paraId="017012DF" w14:textId="77777777" w:rsidR="00254258" w:rsidRPr="00254258" w:rsidRDefault="00304EF3">
            <w:pPr>
              <w:rPr>
                <w:rFonts w:ascii="Times New Roman" w:hAnsi="Times New Roman" w:cs="Times New Roman"/>
                <w:sz w:val="24"/>
                <w:szCs w:val="24"/>
                <w:rPrChange w:id="1953" w:author="Aarati AD" w:date="2023-04-06T10:12:00Z">
                  <w:rPr>
                    <w:rFonts w:ascii="Times New Roman" w:hAnsi="Times New Roman" w:cs="Times New Roman"/>
                    <w:b/>
                    <w:bCs/>
                    <w:sz w:val="24"/>
                    <w:szCs w:val="24"/>
                  </w:rPr>
                </w:rPrChange>
              </w:rPr>
            </w:pPr>
            <w:r>
              <w:rPr>
                <w:rFonts w:ascii="Times New Roman" w:hAnsi="Times New Roman" w:cs="Times New Roman"/>
                <w:sz w:val="24"/>
                <w:szCs w:val="24"/>
              </w:rPr>
              <w:t xml:space="preserve">          From accounts a </w:t>
            </w:r>
          </w:p>
          <w:p w14:paraId="4390A185"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
              <w:t xml:space="preserve">          LEFT JOIN  orders  o           </w:t>
            </w:r>
          </w:p>
          <w:p w14:paraId="1E91411D"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
              <w:t xml:space="preserve">          ON a.id = o.account_id </w:t>
            </w:r>
          </w:p>
          <w:p w14:paraId="457BB3A7"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
              <w:t xml:space="preserve">          Where o.total  IS NULL</w:t>
            </w:r>
          </w:p>
          <w:p w14:paraId="35A7D766" w14:textId="77777777" w:rsidR="00254258" w:rsidRDefault="00254258">
            <w:pPr>
              <w:rPr>
                <w:rFonts w:ascii="Times New Roman" w:hAnsi="Times New Roman" w:cs="Times New Roman"/>
                <w:b/>
                <w:bCs/>
                <w:sz w:val="24"/>
                <w:szCs w:val="24"/>
              </w:rPr>
            </w:pPr>
          </w:p>
          <w:p w14:paraId="02FF33B5" w14:textId="77777777" w:rsidR="00254258" w:rsidRDefault="00304EF3">
            <w:pPr>
              <w:rPr>
                <w:rFonts w:ascii="Times New Roman" w:hAnsi="Times New Roman" w:cs="Times New Roman"/>
                <w:b/>
                <w:bCs/>
                <w:sz w:val="24"/>
                <w:szCs w:val="24"/>
              </w:rPr>
            </w:pPr>
            <w:r>
              <w:rPr>
                <w:rFonts w:ascii="Times New Roman" w:hAnsi="Times New Roman" w:cs="Times New Roman"/>
                <w:b/>
                <w:bCs/>
                <w:sz w:val="24"/>
                <w:szCs w:val="24"/>
              </w:rPr>
              <w:t xml:space="preserve">Run the query in 1 with the were removed and count the number of id s. </w:t>
            </w:r>
          </w:p>
          <w:p w14:paraId="136F5D74" w14:textId="77777777" w:rsidR="00254258" w:rsidRDefault="00304EF3">
            <w:pPr>
              <w:rPr>
                <w:del w:id="1954" w:author="Aarati AD" w:date="2023-04-09T22:37:00Z"/>
                <w:rFonts w:ascii="Times New Roman" w:hAnsi="Times New Roman" w:cs="Times New Roman"/>
                <w:b/>
                <w:bCs/>
                <w:sz w:val="24"/>
                <w:szCs w:val="24"/>
              </w:rPr>
            </w:pPr>
            <w:r>
              <w:rPr>
                <w:rFonts w:ascii="Times New Roman" w:hAnsi="Times New Roman" w:cs="Times New Roman"/>
                <w:b/>
                <w:bCs/>
                <w:sz w:val="24"/>
                <w:szCs w:val="24"/>
              </w:rPr>
              <w:t xml:space="preserve"> </w:t>
            </w:r>
          </w:p>
          <w:p w14:paraId="3260F58C" w14:textId="77777777" w:rsidR="00254258" w:rsidRDefault="00254258">
            <w:pPr>
              <w:rPr>
                <w:del w:id="1955" w:author="Aarati AD" w:date="2023-04-09T22:37:00Z"/>
                <w:rFonts w:ascii="Times New Roman" w:hAnsi="Times New Roman" w:cs="Times New Roman"/>
                <w:b/>
                <w:bCs/>
                <w:sz w:val="24"/>
                <w:szCs w:val="24"/>
              </w:rPr>
            </w:pPr>
          </w:p>
          <w:p w14:paraId="4CB8D480" w14:textId="77777777" w:rsidR="00254258" w:rsidRDefault="00254258">
            <w:pPr>
              <w:rPr>
                <w:del w:id="1956" w:author="Aarati AD" w:date="2023-04-09T22:37:00Z"/>
                <w:rFonts w:ascii="Times New Roman" w:hAnsi="Times New Roman" w:cs="Times New Roman"/>
                <w:b/>
                <w:bCs/>
                <w:sz w:val="24"/>
                <w:szCs w:val="24"/>
              </w:rPr>
            </w:pPr>
          </w:p>
          <w:p w14:paraId="69BD07C4" w14:textId="77777777" w:rsidR="00254258" w:rsidRDefault="00254258">
            <w:pPr>
              <w:rPr>
                <w:rFonts w:ascii="Times New Roman" w:hAnsi="Times New Roman" w:cs="Times New Roman"/>
                <w:b/>
                <w:bCs/>
                <w:sz w:val="24"/>
                <w:szCs w:val="24"/>
              </w:rPr>
            </w:pPr>
          </w:p>
          <w:p w14:paraId="13DFDF2B" w14:textId="77777777" w:rsidR="00254258" w:rsidRPr="00254258" w:rsidRDefault="00304EF3">
            <w:pPr>
              <w:rPr>
                <w:rFonts w:ascii="Times New Roman" w:hAnsi="Times New Roman" w:cs="Times New Roman"/>
                <w:b/>
                <w:bCs/>
                <w:sz w:val="24"/>
                <w:szCs w:val="24"/>
                <w:rPrChange w:id="1957" w:author="Aarati AD" w:date="2023-04-06T10:12:00Z">
                  <w:rPr>
                    <w:rFonts w:ascii="Times New Roman" w:hAnsi="Times New Roman" w:cs="Times New Roman"/>
                    <w:sz w:val="24"/>
                    <w:szCs w:val="24"/>
                  </w:rPr>
                </w:rPrChange>
              </w:rPr>
            </w:pPr>
            <w:r>
              <w:rPr>
                <w:rFonts w:ascii="Times New Roman" w:hAnsi="Times New Roman" w:cs="Times New Roman"/>
                <w:b/>
                <w:bCs/>
                <w:sz w:val="24"/>
                <w:szCs w:val="24"/>
              </w:rPr>
              <w:lastRenderedPageBreak/>
              <w:t xml:space="preserve">Run the query in 5 but with coalesce function used in question 2 through 4 </w:t>
            </w:r>
          </w:p>
          <w:p w14:paraId="0E813CDB" w14:textId="77777777" w:rsidR="00254258" w:rsidRDefault="00254258">
            <w:pPr>
              <w:rPr>
                <w:rFonts w:ascii="Times New Roman" w:hAnsi="Times New Roman" w:cs="Times New Roman"/>
                <w:sz w:val="24"/>
                <w:szCs w:val="24"/>
              </w:rPr>
            </w:pPr>
          </w:p>
          <w:p w14:paraId="0F0854EF" w14:textId="77777777" w:rsidR="00254258" w:rsidRDefault="00304EF3">
            <w:pPr>
              <w:numPr>
                <w:ilvl w:val="0"/>
                <w:numId w:val="10"/>
              </w:numPr>
              <w:tabs>
                <w:tab w:val="clear" w:pos="720"/>
              </w:tabs>
              <w:rPr>
                <w:rFonts w:ascii="Times New Roman" w:hAnsi="Times New Roman" w:cs="Times New Roman"/>
                <w:sz w:val="24"/>
                <w:szCs w:val="24"/>
              </w:rPr>
            </w:pPr>
            <w:r>
              <w:rPr>
                <w:rFonts w:ascii="Times New Roman" w:hAnsi="Times New Roman" w:cs="Times New Roman"/>
                <w:b/>
                <w:bCs/>
                <w:sz w:val="24"/>
                <w:szCs w:val="24"/>
              </w:rPr>
              <w:t>SELECT</w:t>
            </w:r>
            <w:r>
              <w:rPr>
                <w:rFonts w:ascii="Times New Roman" w:hAnsi="Times New Roman" w:cs="Times New Roman"/>
                <w:sz w:val="24"/>
                <w:szCs w:val="24"/>
              </w:rPr>
              <w:t xml:space="preserve"> </w:t>
            </w:r>
            <w:r>
              <w:rPr>
                <w:rFonts w:ascii="Times New Roman" w:hAnsi="Times New Roman" w:cs="Times New Roman"/>
                <w:b/>
                <w:bCs/>
                <w:sz w:val="24"/>
                <w:szCs w:val="24"/>
              </w:rPr>
              <w:t>COALESCE</w:t>
            </w:r>
            <w:r>
              <w:rPr>
                <w:rFonts w:ascii="Times New Roman" w:hAnsi="Times New Roman" w:cs="Times New Roman"/>
                <w:sz w:val="24"/>
                <w:szCs w:val="24"/>
              </w:rPr>
              <w:t xml:space="preserve">(o.id, a.id) filled_id, a.name, a.website, a.lat, a.long, a.primary_poc, a.sales_rep_id, </w:t>
            </w:r>
            <w:r>
              <w:rPr>
                <w:rFonts w:ascii="Times New Roman" w:hAnsi="Times New Roman" w:cs="Times New Roman"/>
                <w:b/>
                <w:bCs/>
                <w:sz w:val="24"/>
                <w:szCs w:val="24"/>
              </w:rPr>
              <w:t>COALESCE</w:t>
            </w:r>
            <w:r>
              <w:rPr>
                <w:rFonts w:ascii="Times New Roman" w:hAnsi="Times New Roman" w:cs="Times New Roman"/>
                <w:sz w:val="24"/>
                <w:szCs w:val="24"/>
              </w:rPr>
              <w:t xml:space="preserve">(o.account_id, a.id) account_id, o.occurred_at, </w:t>
            </w:r>
            <w:r>
              <w:rPr>
                <w:rFonts w:ascii="Times New Roman" w:hAnsi="Times New Roman" w:cs="Times New Roman"/>
                <w:b/>
                <w:bCs/>
                <w:sz w:val="24"/>
                <w:szCs w:val="24"/>
              </w:rPr>
              <w:t>COALESCE</w:t>
            </w:r>
            <w:r>
              <w:rPr>
                <w:rFonts w:ascii="Times New Roman" w:hAnsi="Times New Roman" w:cs="Times New Roman"/>
                <w:sz w:val="24"/>
                <w:szCs w:val="24"/>
              </w:rPr>
              <w:t xml:space="preserve">(o.standard_qty, 0) standard_qty, </w:t>
            </w:r>
            <w:r>
              <w:rPr>
                <w:rFonts w:ascii="Times New Roman" w:hAnsi="Times New Roman" w:cs="Times New Roman"/>
                <w:b/>
                <w:bCs/>
                <w:sz w:val="24"/>
                <w:szCs w:val="24"/>
              </w:rPr>
              <w:t>COALESCE</w:t>
            </w:r>
            <w:r>
              <w:rPr>
                <w:rFonts w:ascii="Times New Roman" w:hAnsi="Times New Roman" w:cs="Times New Roman"/>
                <w:sz w:val="24"/>
                <w:szCs w:val="24"/>
              </w:rPr>
              <w:t xml:space="preserve">(o.gloss_qty,0) gloss_qty, </w:t>
            </w:r>
            <w:r>
              <w:rPr>
                <w:rFonts w:ascii="Times New Roman" w:hAnsi="Times New Roman" w:cs="Times New Roman"/>
                <w:b/>
                <w:bCs/>
                <w:sz w:val="24"/>
                <w:szCs w:val="24"/>
              </w:rPr>
              <w:t>COALESCE</w:t>
            </w:r>
            <w:r>
              <w:rPr>
                <w:rFonts w:ascii="Times New Roman" w:hAnsi="Times New Roman" w:cs="Times New Roman"/>
                <w:sz w:val="24"/>
                <w:szCs w:val="24"/>
              </w:rPr>
              <w:t xml:space="preserve">(o.poster_qty,0) poster_qty, </w:t>
            </w:r>
            <w:r>
              <w:rPr>
                <w:rFonts w:ascii="Times New Roman" w:hAnsi="Times New Roman" w:cs="Times New Roman"/>
                <w:b/>
                <w:bCs/>
                <w:sz w:val="24"/>
                <w:szCs w:val="24"/>
              </w:rPr>
              <w:t>COALESCE</w:t>
            </w:r>
            <w:r>
              <w:rPr>
                <w:rFonts w:ascii="Times New Roman" w:hAnsi="Times New Roman" w:cs="Times New Roman"/>
                <w:sz w:val="24"/>
                <w:szCs w:val="24"/>
              </w:rPr>
              <w:t xml:space="preserve">(o.total,0) total, </w:t>
            </w:r>
            <w:r>
              <w:rPr>
                <w:rFonts w:ascii="Times New Roman" w:hAnsi="Times New Roman" w:cs="Times New Roman"/>
                <w:b/>
                <w:bCs/>
                <w:sz w:val="24"/>
                <w:szCs w:val="24"/>
              </w:rPr>
              <w:t>COALESCE</w:t>
            </w:r>
            <w:r>
              <w:rPr>
                <w:rFonts w:ascii="Times New Roman" w:hAnsi="Times New Roman" w:cs="Times New Roman"/>
                <w:sz w:val="24"/>
                <w:szCs w:val="24"/>
              </w:rPr>
              <w:t xml:space="preserve">(o.standard_amt_usd,0) standard_amt_usd, </w:t>
            </w:r>
            <w:r>
              <w:rPr>
                <w:rFonts w:ascii="Times New Roman" w:hAnsi="Times New Roman" w:cs="Times New Roman"/>
                <w:b/>
                <w:bCs/>
                <w:sz w:val="24"/>
                <w:szCs w:val="24"/>
              </w:rPr>
              <w:t>COALESCE</w:t>
            </w:r>
            <w:r>
              <w:rPr>
                <w:rFonts w:ascii="Times New Roman" w:hAnsi="Times New Roman" w:cs="Times New Roman"/>
                <w:sz w:val="24"/>
                <w:szCs w:val="24"/>
              </w:rPr>
              <w:t xml:space="preserve">(o.gloss_amt_usd,0) gloss_amt_usd, </w:t>
            </w:r>
            <w:r>
              <w:rPr>
                <w:rFonts w:ascii="Times New Roman" w:hAnsi="Times New Roman" w:cs="Times New Roman"/>
                <w:b/>
                <w:bCs/>
                <w:sz w:val="24"/>
                <w:szCs w:val="24"/>
              </w:rPr>
              <w:t>COALESCE</w:t>
            </w:r>
            <w:r>
              <w:rPr>
                <w:rFonts w:ascii="Times New Roman" w:hAnsi="Times New Roman" w:cs="Times New Roman"/>
                <w:sz w:val="24"/>
                <w:szCs w:val="24"/>
              </w:rPr>
              <w:t xml:space="preserve">(o.poster_amt_usd,0) poster_amt_usd, </w:t>
            </w:r>
            <w:r>
              <w:rPr>
                <w:rFonts w:ascii="Times New Roman" w:hAnsi="Times New Roman" w:cs="Times New Roman"/>
                <w:b/>
                <w:bCs/>
                <w:sz w:val="24"/>
                <w:szCs w:val="24"/>
              </w:rPr>
              <w:t>COALESCE</w:t>
            </w:r>
            <w:r>
              <w:rPr>
                <w:rFonts w:ascii="Times New Roman" w:hAnsi="Times New Roman" w:cs="Times New Roman"/>
                <w:sz w:val="24"/>
                <w:szCs w:val="24"/>
              </w:rPr>
              <w:t>(o.total_amt_usd,0) total_amt_usd</w:t>
            </w:r>
          </w:p>
          <w:p w14:paraId="4DAF1137" w14:textId="77777777" w:rsidR="00254258" w:rsidRDefault="00304EF3">
            <w:pPr>
              <w:numPr>
                <w:ilvl w:val="0"/>
                <w:numId w:val="10"/>
              </w:numPr>
              <w:tabs>
                <w:tab w:val="clear" w:pos="720"/>
              </w:tabs>
              <w:rPr>
                <w:rFonts w:ascii="Times New Roman" w:hAnsi="Times New Roman" w:cs="Times New Roman"/>
                <w:sz w:val="24"/>
                <w:szCs w:val="24"/>
              </w:rPr>
            </w:pPr>
            <w:r>
              <w:rPr>
                <w:rFonts w:ascii="Times New Roman" w:hAnsi="Times New Roman" w:cs="Times New Roman"/>
                <w:b/>
                <w:bCs/>
                <w:sz w:val="24"/>
                <w:szCs w:val="24"/>
              </w:rPr>
              <w:t>FROM</w:t>
            </w:r>
            <w:r>
              <w:rPr>
                <w:rFonts w:ascii="Times New Roman" w:hAnsi="Times New Roman" w:cs="Times New Roman"/>
                <w:sz w:val="24"/>
                <w:szCs w:val="24"/>
              </w:rPr>
              <w:t xml:space="preserve"> accounts a</w:t>
            </w:r>
          </w:p>
          <w:p w14:paraId="50345441" w14:textId="77777777" w:rsidR="00254258" w:rsidRDefault="00304EF3">
            <w:pPr>
              <w:numPr>
                <w:ilvl w:val="0"/>
                <w:numId w:val="10"/>
              </w:numPr>
              <w:tabs>
                <w:tab w:val="clear" w:pos="720"/>
              </w:tabs>
              <w:rPr>
                <w:rFonts w:ascii="Times New Roman" w:hAnsi="Times New Roman" w:cs="Times New Roman"/>
                <w:sz w:val="24"/>
                <w:szCs w:val="24"/>
              </w:rPr>
            </w:pPr>
            <w:r>
              <w:rPr>
                <w:rFonts w:ascii="Times New Roman" w:hAnsi="Times New Roman" w:cs="Times New Roman"/>
                <w:b/>
                <w:bCs/>
                <w:sz w:val="24"/>
                <w:szCs w:val="24"/>
              </w:rPr>
              <w:t>LEFT</w:t>
            </w:r>
            <w:r>
              <w:rPr>
                <w:rFonts w:ascii="Times New Roman" w:hAnsi="Times New Roman" w:cs="Times New Roman"/>
                <w:sz w:val="24"/>
                <w:szCs w:val="24"/>
              </w:rPr>
              <w:t xml:space="preserve"> </w:t>
            </w:r>
            <w:r>
              <w:rPr>
                <w:rFonts w:ascii="Times New Roman" w:hAnsi="Times New Roman" w:cs="Times New Roman"/>
                <w:b/>
                <w:bCs/>
                <w:sz w:val="24"/>
                <w:szCs w:val="24"/>
              </w:rPr>
              <w:t>JOIN</w:t>
            </w:r>
            <w:r>
              <w:rPr>
                <w:rFonts w:ascii="Times New Roman" w:hAnsi="Times New Roman" w:cs="Times New Roman"/>
                <w:sz w:val="24"/>
                <w:szCs w:val="24"/>
              </w:rPr>
              <w:t xml:space="preserve"> orders o</w:t>
            </w:r>
          </w:p>
          <w:p w14:paraId="02912353" w14:textId="77777777" w:rsidR="00254258" w:rsidRDefault="00304EF3">
            <w:pPr>
              <w:numPr>
                <w:ilvl w:val="0"/>
                <w:numId w:val="10"/>
              </w:numPr>
              <w:tabs>
                <w:tab w:val="clear" w:pos="720"/>
              </w:tabs>
              <w:rPr>
                <w:rFonts w:ascii="Times New Roman" w:hAnsi="Times New Roman" w:cs="Times New Roman"/>
                <w:sz w:val="24"/>
                <w:szCs w:val="24"/>
              </w:rPr>
            </w:pPr>
            <w:r>
              <w:rPr>
                <w:rFonts w:ascii="Times New Roman" w:hAnsi="Times New Roman" w:cs="Times New Roman"/>
                <w:b/>
                <w:bCs/>
                <w:sz w:val="24"/>
                <w:szCs w:val="24"/>
              </w:rPr>
              <w:t>ON</w:t>
            </w:r>
            <w:r>
              <w:rPr>
                <w:rFonts w:ascii="Times New Roman" w:hAnsi="Times New Roman" w:cs="Times New Roman"/>
                <w:sz w:val="24"/>
                <w:szCs w:val="24"/>
              </w:rPr>
              <w:t xml:space="preserve"> a.id = o.account_id;</w:t>
            </w:r>
          </w:p>
          <w:p w14:paraId="1504D53C" w14:textId="77777777" w:rsidR="00254258" w:rsidRDefault="00254258">
            <w:pPr>
              <w:rPr>
                <w:rFonts w:ascii="Times New Roman" w:hAnsi="Times New Roman" w:cs="Times New Roman"/>
                <w:sz w:val="24"/>
                <w:szCs w:val="24"/>
              </w:rPr>
            </w:pPr>
          </w:p>
          <w:p w14:paraId="75752D79" w14:textId="77777777" w:rsidR="00254258" w:rsidRDefault="00304EF3">
            <w:pPr>
              <w:rPr>
                <w:del w:id="1958" w:author="Aarati AD" w:date="2023-04-09T22:37:00Z"/>
                <w:rFonts w:ascii="Times New Roman" w:hAnsi="Times New Roman" w:cs="Times New Roman"/>
                <w:sz w:val="24"/>
                <w:szCs w:val="24"/>
              </w:rPr>
            </w:pPr>
            <w:r>
              <w:rPr>
                <w:rFonts w:ascii="Times New Roman" w:hAnsi="Times New Roman" w:cs="Times New Roman"/>
                <w:sz w:val="24"/>
                <w:szCs w:val="24"/>
              </w:rPr>
              <w:t xml:space="preserve">NOTE: COALESCE can do two functions first return the first not null value among the column mention, Second it replaces the value form the column.  </w:t>
            </w:r>
          </w:p>
          <w:p w14:paraId="2B5E6129" w14:textId="77777777" w:rsidR="00254258" w:rsidRDefault="00254258">
            <w:pPr>
              <w:rPr>
                <w:rFonts w:ascii="Times New Roman" w:hAnsi="Times New Roman" w:cs="Times New Roman"/>
                <w:sz w:val="24"/>
                <w:szCs w:val="24"/>
              </w:rPr>
            </w:pPr>
          </w:p>
          <w:p w14:paraId="5EC23271" w14:textId="77777777" w:rsidR="00254258" w:rsidRDefault="00254258">
            <w:pPr>
              <w:rPr>
                <w:rFonts w:ascii="Times New Roman" w:hAnsi="Times New Roman" w:cs="Times New Roman"/>
                <w:sz w:val="24"/>
                <w:szCs w:val="24"/>
              </w:rPr>
            </w:pPr>
          </w:p>
        </w:tc>
      </w:tr>
      <w:tr w:rsidR="00254258" w14:paraId="61A06D21" w14:textId="77777777">
        <w:trPr>
          <w:trHeight w:val="1736"/>
        </w:trPr>
        <w:tc>
          <w:tcPr>
            <w:tcW w:w="9350" w:type="dxa"/>
            <w:shd w:val="clear" w:color="auto" w:fill="EDEDED" w:themeFill="accent3" w:themeFillTint="33"/>
          </w:tcPr>
          <w:p w14:paraId="7597F50A" w14:textId="77777777" w:rsidR="00254258" w:rsidRDefault="00254258">
            <w:pPr>
              <w:rPr>
                <w:rFonts w:ascii="Times New Roman" w:hAnsi="Times New Roman" w:cs="Times New Roman"/>
                <w:sz w:val="24"/>
                <w:szCs w:val="24"/>
              </w:rPr>
            </w:pPr>
          </w:p>
        </w:tc>
      </w:tr>
    </w:tbl>
    <w:p w14:paraId="6287656D" w14:textId="77777777" w:rsidR="00254258" w:rsidRDefault="00254258">
      <w:pPr>
        <w:rPr>
          <w:rFonts w:ascii="Times New Roman" w:hAnsi="Times New Roman" w:cs="Times New Roman"/>
          <w:sz w:val="24"/>
          <w:szCs w:val="24"/>
        </w:rPr>
      </w:pPr>
    </w:p>
    <w:p w14:paraId="7F4AE9A6" w14:textId="77777777" w:rsidR="00254258" w:rsidRPr="00254258" w:rsidRDefault="00304EF3">
      <w:pPr>
        <w:rPr>
          <w:del w:id="1959" w:author="Aarati AD" w:date="2023-04-09T21:40:00Z"/>
          <w:rFonts w:ascii="Times New Roman" w:hAnsi="Times New Roman" w:cs="Times New Roman"/>
          <w:b/>
          <w:bCs/>
          <w:sz w:val="32"/>
          <w:szCs w:val="32"/>
          <w:rPrChange w:id="1960" w:author="Aarati AD" w:date="2023-04-09T21:40:00Z">
            <w:rPr>
              <w:del w:id="1961" w:author="Aarati AD" w:date="2023-04-09T21:40:00Z"/>
              <w:rFonts w:ascii="Times New Roman" w:hAnsi="Times New Roman" w:cs="Times New Roman"/>
              <w:sz w:val="24"/>
              <w:szCs w:val="24"/>
            </w:rPr>
          </w:rPrChange>
        </w:rPr>
      </w:pPr>
      <w:r>
        <w:rPr>
          <w:rFonts w:ascii="Times New Roman" w:hAnsi="Times New Roman" w:cs="Times New Roman"/>
          <w:b/>
          <w:bCs/>
          <w:sz w:val="32"/>
          <w:szCs w:val="32"/>
          <w:rPrChange w:id="1962" w:author="Aarati AD" w:date="2023-04-09T21:40:00Z">
            <w:rPr>
              <w:rFonts w:ascii="Times New Roman" w:hAnsi="Times New Roman" w:cs="Times New Roman"/>
              <w:sz w:val="24"/>
              <w:szCs w:val="24"/>
            </w:rPr>
          </w:rPrChange>
        </w:rPr>
        <w:t xml:space="preserve"> </w:t>
      </w:r>
    </w:p>
    <w:p w14:paraId="77F28A73" w14:textId="77777777" w:rsidR="00254258" w:rsidRDefault="00304EF3">
      <w:pPr>
        <w:rPr>
          <w:ins w:id="1963" w:author="Aarati AD" w:date="2023-04-09T21:40:00Z"/>
          <w:rFonts w:ascii="Times New Roman" w:hAnsi="Times New Roman" w:cs="Times New Roman"/>
          <w:b/>
          <w:bCs/>
          <w:sz w:val="32"/>
          <w:szCs w:val="32"/>
        </w:rPr>
      </w:pPr>
      <w:ins w:id="1964" w:author="Aarati AD" w:date="2023-04-09T21:40:00Z">
        <w:r>
          <w:rPr>
            <w:rFonts w:ascii="Times New Roman" w:hAnsi="Times New Roman" w:cs="Times New Roman"/>
            <w:b/>
            <w:bCs/>
            <w:sz w:val="32"/>
            <w:szCs w:val="32"/>
            <w:rPrChange w:id="1965" w:author="Aarati AD" w:date="2023-04-09T21:40:00Z">
              <w:rPr>
                <w:rFonts w:ascii="Times New Roman" w:hAnsi="Times New Roman" w:cs="Times New Roman"/>
                <w:sz w:val="24"/>
                <w:szCs w:val="24"/>
              </w:rPr>
            </w:rPrChange>
          </w:rPr>
          <w:t>#Window function:</w:t>
        </w:r>
      </w:ins>
    </w:p>
    <w:p w14:paraId="2EB65570" w14:textId="77777777" w:rsidR="00254258" w:rsidRDefault="00304EF3">
      <w:pPr>
        <w:rPr>
          <w:ins w:id="1966" w:author="Aarati AD" w:date="2023-04-09T22:02:00Z"/>
          <w:rFonts w:ascii="Times New Roman" w:hAnsi="Times New Roman" w:cs="Times New Roman"/>
          <w:b/>
          <w:bCs/>
          <w:sz w:val="32"/>
          <w:szCs w:val="32"/>
        </w:rPr>
      </w:pPr>
      <w:ins w:id="1967" w:author="Aarati AD" w:date="2023-04-09T22:02:00Z">
        <w:r>
          <w:rPr>
            <w:rFonts w:ascii="Times New Roman" w:hAnsi="Times New Roman" w:cs="Times New Roman"/>
            <w:b/>
            <w:bCs/>
            <w:sz w:val="32"/>
            <w:szCs w:val="32"/>
          </w:rPr>
          <w:t xml:space="preserve">Partition by: </w:t>
        </w:r>
      </w:ins>
    </w:p>
    <w:p w14:paraId="23F886AD" w14:textId="77777777" w:rsidR="00254258" w:rsidRPr="00254258" w:rsidRDefault="00304EF3">
      <w:pPr>
        <w:rPr>
          <w:ins w:id="1968" w:author="Aarati AD" w:date="2023-04-09T22:19:00Z"/>
          <w:rFonts w:ascii="Times New Roman" w:hAnsi="Times New Roman" w:cs="Times New Roman"/>
          <w:sz w:val="24"/>
          <w:szCs w:val="24"/>
          <w:rPrChange w:id="1969" w:author="Aarati AD" w:date="2023-04-09T22:37:00Z">
            <w:rPr>
              <w:ins w:id="1970" w:author="Aarati AD" w:date="2023-04-09T22:19:00Z"/>
              <w:rFonts w:ascii="Times New Roman" w:hAnsi="Times New Roman" w:cs="Times New Roman"/>
              <w:b/>
              <w:bCs/>
              <w:sz w:val="32"/>
              <w:szCs w:val="32"/>
            </w:rPr>
          </w:rPrChange>
        </w:rPr>
      </w:pPr>
      <w:ins w:id="1971" w:author="Aarati AD" w:date="2023-04-09T22:18:00Z">
        <w:r>
          <w:rPr>
            <w:rFonts w:ascii="Times New Roman" w:hAnsi="Times New Roman" w:cs="Times New Roman"/>
            <w:sz w:val="24"/>
            <w:szCs w:val="24"/>
            <w:rPrChange w:id="1972" w:author="Aarati AD" w:date="2023-04-09T22:37:00Z">
              <w:rPr>
                <w:rFonts w:ascii="Times New Roman" w:hAnsi="Times New Roman" w:cs="Times New Roman"/>
                <w:b/>
                <w:bCs/>
                <w:sz w:val="32"/>
                <w:szCs w:val="32"/>
              </w:rPr>
            </w:rPrChange>
          </w:rPr>
          <w:t>To narrow the window from entire dataset to individual groups within a</w:t>
        </w:r>
      </w:ins>
      <w:ins w:id="1973" w:author="Aarati AD" w:date="2023-04-09T22:19:00Z">
        <w:r>
          <w:rPr>
            <w:rFonts w:ascii="Times New Roman" w:hAnsi="Times New Roman" w:cs="Times New Roman"/>
            <w:sz w:val="24"/>
            <w:szCs w:val="24"/>
            <w:rPrChange w:id="1974" w:author="Aarati AD" w:date="2023-04-09T22:37:00Z">
              <w:rPr>
                <w:rFonts w:ascii="Times New Roman" w:hAnsi="Times New Roman" w:cs="Times New Roman"/>
                <w:b/>
                <w:bCs/>
                <w:sz w:val="32"/>
                <w:szCs w:val="32"/>
              </w:rPr>
            </w:rPrChange>
          </w:rPr>
          <w:t xml:space="preserve"> dataset: </w:t>
        </w:r>
      </w:ins>
    </w:p>
    <w:p w14:paraId="10535E49" w14:textId="77777777" w:rsidR="00254258" w:rsidRDefault="00304EF3">
      <w:pPr>
        <w:rPr>
          <w:ins w:id="1975" w:author="Aarati AD" w:date="2023-04-09T22:36:00Z"/>
          <w:rFonts w:ascii="Times New Roman" w:hAnsi="Times New Roman" w:cs="Times New Roman"/>
          <w:b/>
          <w:bCs/>
          <w:sz w:val="24"/>
          <w:szCs w:val="24"/>
        </w:rPr>
      </w:pPr>
      <w:ins w:id="1976" w:author="Aarati AD" w:date="2023-04-09T22:19:00Z">
        <w:r>
          <w:rPr>
            <w:rFonts w:ascii="Times New Roman" w:hAnsi="Times New Roman" w:cs="Times New Roman"/>
            <w:b/>
            <w:bCs/>
            <w:sz w:val="24"/>
            <w:szCs w:val="24"/>
            <w:highlight w:val="yellow"/>
            <w:rPrChange w:id="1977" w:author="Aarati AD" w:date="2023-04-09T22:37:00Z">
              <w:rPr>
                <w:rFonts w:ascii="Times New Roman" w:hAnsi="Times New Roman" w:cs="Times New Roman"/>
                <w:b/>
                <w:bCs/>
                <w:sz w:val="32"/>
                <w:szCs w:val="32"/>
              </w:rPr>
            </w:rPrChange>
          </w:rPr>
          <w:t xml:space="preserve">Eg: </w:t>
        </w:r>
      </w:ins>
      <w:ins w:id="1978" w:author="Aarati AD" w:date="2023-04-09T22:36:00Z">
        <w:r>
          <w:rPr>
            <w:rFonts w:ascii="Times New Roman" w:hAnsi="Times New Roman" w:cs="Times New Roman"/>
            <w:b/>
            <w:bCs/>
            <w:sz w:val="24"/>
            <w:szCs w:val="24"/>
            <w:highlight w:val="yellow"/>
            <w:rPrChange w:id="1979" w:author="Aarati AD" w:date="2023-04-09T22:37:00Z">
              <w:rPr>
                <w:rFonts w:ascii="Times New Roman" w:hAnsi="Times New Roman" w:cs="Times New Roman"/>
                <w:b/>
                <w:bCs/>
                <w:sz w:val="24"/>
                <w:szCs w:val="24"/>
              </w:rPr>
            </w:rPrChange>
          </w:rPr>
          <w:t>In this example the running total is calculated based on each month  by using the partition function.</w:t>
        </w:r>
        <w:r>
          <w:rPr>
            <w:rFonts w:ascii="Times New Roman" w:hAnsi="Times New Roman" w:cs="Times New Roman"/>
            <w:b/>
            <w:bCs/>
            <w:sz w:val="24"/>
            <w:szCs w:val="24"/>
          </w:rPr>
          <w:t xml:space="preserve"> </w:t>
        </w:r>
      </w:ins>
    </w:p>
    <w:p w14:paraId="6954DC47" w14:textId="77777777" w:rsidR="00254258" w:rsidRPr="00254258" w:rsidRDefault="00304EF3">
      <w:pPr>
        <w:rPr>
          <w:ins w:id="1980" w:author="Aarati AD" w:date="2023-04-09T21:40:00Z"/>
          <w:rFonts w:ascii="Times New Roman" w:hAnsi="Times New Roman" w:cs="Times New Roman"/>
          <w:b/>
          <w:bCs/>
          <w:sz w:val="24"/>
          <w:szCs w:val="24"/>
          <w:rPrChange w:id="1981" w:author="Aarati AD" w:date="2023-04-09T22:19:00Z">
            <w:rPr>
              <w:ins w:id="1982" w:author="Aarati AD" w:date="2023-04-09T21:40:00Z"/>
              <w:rFonts w:ascii="Times New Roman" w:hAnsi="Times New Roman" w:cs="Times New Roman"/>
              <w:sz w:val="24"/>
              <w:szCs w:val="24"/>
            </w:rPr>
          </w:rPrChange>
        </w:rPr>
      </w:pPr>
      <w:ins w:id="1983" w:author="Aarati AD" w:date="2023-04-09T22:36:00Z">
        <w:r>
          <w:rPr>
            <w:rFonts w:ascii="Times New Roman" w:hAnsi="Times New Roman" w:cs="Times New Roman"/>
            <w:b/>
            <w:bCs/>
            <w:noProof/>
            <w:sz w:val="24"/>
            <w:szCs w:val="24"/>
          </w:rPr>
          <w:lastRenderedPageBreak/>
          <w:drawing>
            <wp:inline distT="0" distB="0" distL="0" distR="0" wp14:anchorId="2136D405" wp14:editId="4F7095DD">
              <wp:extent cx="5935980" cy="5227320"/>
              <wp:effectExtent l="0" t="0" r="0" b="0"/>
              <wp:docPr id="205612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6689" name="Picture 1"/>
                      <pic:cNvPicPr>
                        <a:picLocks noChangeAspect="1" noChangeArrowheads="1"/>
                      </pic:cNvPicPr>
                    </pic:nvPicPr>
                    <pic:blipFill>
                      <a:blip r:embed="rId20"/>
                      <a:srcRect/>
                      <a:stretch>
                        <a:fillRect/>
                      </a:stretch>
                    </pic:blipFill>
                    <pic:spPr>
                      <a:xfrm>
                        <a:off x="0" y="0"/>
                        <a:ext cx="5935980" cy="5227320"/>
                      </a:xfrm>
                      <a:prstGeom prst="rect">
                        <a:avLst/>
                      </a:prstGeom>
                      <a:noFill/>
                      <a:ln>
                        <a:noFill/>
                      </a:ln>
                    </pic:spPr>
                  </pic:pic>
                </a:graphicData>
              </a:graphic>
            </wp:inline>
          </w:drawing>
        </w:r>
      </w:ins>
    </w:p>
    <w:p w14:paraId="77936DC0" w14:textId="77777777" w:rsidR="00254258" w:rsidRDefault="00254258">
      <w:pPr>
        <w:rPr>
          <w:ins w:id="1984" w:author="Aarati AD" w:date="2023-04-10T18:10:00Z"/>
          <w:rFonts w:ascii="Times New Roman" w:hAnsi="Times New Roman" w:cs="Times New Roman"/>
          <w:sz w:val="24"/>
          <w:szCs w:val="24"/>
        </w:rPr>
      </w:pPr>
    </w:p>
    <w:p w14:paraId="6DE65668" w14:textId="77777777" w:rsidR="00254258" w:rsidRDefault="00304EF3">
      <w:pPr>
        <w:rPr>
          <w:ins w:id="1985" w:author="Aarati AD" w:date="2023-04-10T18:17:00Z"/>
          <w:rFonts w:ascii="Times New Roman" w:hAnsi="Times New Roman" w:cs="Times New Roman"/>
          <w:b/>
          <w:bCs/>
          <w:sz w:val="32"/>
          <w:szCs w:val="32"/>
        </w:rPr>
      </w:pPr>
      <w:ins w:id="1986" w:author="Aarati AD" w:date="2023-04-10T18:10:00Z">
        <w:r>
          <w:rPr>
            <w:rFonts w:ascii="Times New Roman" w:hAnsi="Times New Roman" w:cs="Times New Roman"/>
            <w:b/>
            <w:bCs/>
            <w:sz w:val="32"/>
            <w:szCs w:val="32"/>
            <w:rPrChange w:id="1987" w:author="Aarati AD" w:date="2023-04-10T18:11:00Z">
              <w:rPr>
                <w:rFonts w:ascii="Times New Roman" w:hAnsi="Times New Roman" w:cs="Times New Roman"/>
                <w:sz w:val="24"/>
                <w:szCs w:val="24"/>
              </w:rPr>
            </w:rPrChange>
          </w:rPr>
          <w:t>ROW_Number_Rank:</w:t>
        </w:r>
      </w:ins>
    </w:p>
    <w:p w14:paraId="388DD722" w14:textId="77777777" w:rsidR="00254258" w:rsidRDefault="00304EF3">
      <w:pPr>
        <w:rPr>
          <w:ins w:id="1988" w:author="Aarati AD" w:date="2023-04-10T18:45:00Z"/>
          <w:rFonts w:ascii="Open Sans" w:hAnsi="Open Sans" w:cs="Open Sans"/>
          <w:b/>
          <w:bCs/>
          <w:color w:val="0B0B0B"/>
          <w:shd w:val="clear" w:color="auto" w:fill="FFFFFF"/>
        </w:rPr>
      </w:pPr>
      <w:ins w:id="1989" w:author="Aarati AD" w:date="2023-04-10T18:17:00Z">
        <w:r>
          <w:rPr>
            <w:rFonts w:ascii="Open Sans" w:hAnsi="Open Sans" w:cs="Open Sans"/>
            <w:b/>
            <w:bCs/>
            <w:color w:val="0B0B0B"/>
            <w:shd w:val="clear" w:color="auto" w:fill="FFFFFF"/>
            <w:rPrChange w:id="1990" w:author="Aarati AD" w:date="2023-04-10T18:17:00Z">
              <w:rPr>
                <w:rFonts w:ascii="Open Sans" w:hAnsi="Open Sans" w:cs="Open Sans"/>
                <w:color w:val="0B0B0B"/>
                <w:shd w:val="clear" w:color="auto" w:fill="FFFFFF"/>
              </w:rPr>
            </w:rPrChange>
          </w:rPr>
          <w:t>Select the </w:t>
        </w:r>
        <w:r>
          <w:rPr>
            <w:rStyle w:val="HTMLCode"/>
            <w:rFonts w:ascii="var(--chakra-fonts-mono)" w:eastAsiaTheme="minorHAnsi" w:hAnsi="var(--chakra-fonts-mono)"/>
            <w:b/>
            <w:bCs/>
            <w:sz w:val="24"/>
            <w:szCs w:val="24"/>
            <w:bdr w:val="single" w:sz="2" w:space="0" w:color="auto"/>
            <w:rPrChange w:id="1991" w:author="Aarati AD" w:date="2023-04-10T18:17:00Z">
              <w:rPr>
                <w:rStyle w:val="HTMLCode"/>
                <w:rFonts w:ascii="var(--chakra-fonts-mono)" w:eastAsiaTheme="minorHAnsi" w:hAnsi="var(--chakra-fonts-mono)"/>
                <w:sz w:val="24"/>
                <w:szCs w:val="24"/>
                <w:bdr w:val="single" w:sz="2" w:space="0" w:color="auto"/>
              </w:rPr>
            </w:rPrChange>
          </w:rPr>
          <w:t>id</w:t>
        </w:r>
        <w:r>
          <w:rPr>
            <w:rFonts w:ascii="Open Sans" w:hAnsi="Open Sans" w:cs="Open Sans"/>
            <w:b/>
            <w:bCs/>
            <w:color w:val="0B0B0B"/>
            <w:shd w:val="clear" w:color="auto" w:fill="FFFFFF"/>
            <w:rPrChange w:id="1992" w:author="Aarati AD" w:date="2023-04-10T18:17:00Z">
              <w:rPr>
                <w:rFonts w:ascii="Open Sans" w:hAnsi="Open Sans" w:cs="Open Sans"/>
                <w:color w:val="0B0B0B"/>
                <w:shd w:val="clear" w:color="auto" w:fill="FFFFFF"/>
              </w:rPr>
            </w:rPrChange>
          </w:rPr>
          <w:t>, </w:t>
        </w:r>
        <w:r>
          <w:rPr>
            <w:rStyle w:val="HTMLCode"/>
            <w:rFonts w:ascii="var(--chakra-fonts-mono)" w:eastAsiaTheme="minorHAnsi" w:hAnsi="var(--chakra-fonts-mono)"/>
            <w:b/>
            <w:bCs/>
            <w:sz w:val="24"/>
            <w:szCs w:val="24"/>
            <w:bdr w:val="single" w:sz="2" w:space="0" w:color="auto"/>
            <w:rPrChange w:id="1993" w:author="Aarati AD" w:date="2023-04-10T18:17:00Z">
              <w:rPr>
                <w:rStyle w:val="HTMLCode"/>
                <w:rFonts w:ascii="var(--chakra-fonts-mono)" w:eastAsiaTheme="minorHAnsi" w:hAnsi="var(--chakra-fonts-mono)"/>
                <w:sz w:val="24"/>
                <w:szCs w:val="24"/>
                <w:bdr w:val="single" w:sz="2" w:space="0" w:color="auto"/>
              </w:rPr>
            </w:rPrChange>
          </w:rPr>
          <w:t>account_id</w:t>
        </w:r>
        <w:r>
          <w:rPr>
            <w:rFonts w:ascii="Open Sans" w:hAnsi="Open Sans" w:cs="Open Sans"/>
            <w:b/>
            <w:bCs/>
            <w:color w:val="0B0B0B"/>
            <w:shd w:val="clear" w:color="auto" w:fill="FFFFFF"/>
            <w:rPrChange w:id="1994" w:author="Aarati AD" w:date="2023-04-10T18:17:00Z">
              <w:rPr>
                <w:rFonts w:ascii="Open Sans" w:hAnsi="Open Sans" w:cs="Open Sans"/>
                <w:color w:val="0B0B0B"/>
                <w:shd w:val="clear" w:color="auto" w:fill="FFFFFF"/>
              </w:rPr>
            </w:rPrChange>
          </w:rPr>
          <w:t>, and </w:t>
        </w:r>
        <w:r>
          <w:rPr>
            <w:rStyle w:val="HTMLCode"/>
            <w:rFonts w:ascii="var(--chakra-fonts-mono)" w:eastAsiaTheme="minorHAnsi" w:hAnsi="var(--chakra-fonts-mono)"/>
            <w:b/>
            <w:bCs/>
            <w:sz w:val="24"/>
            <w:szCs w:val="24"/>
            <w:bdr w:val="single" w:sz="2" w:space="0" w:color="auto"/>
            <w:rPrChange w:id="1995" w:author="Aarati AD" w:date="2023-04-10T18:17:00Z">
              <w:rPr>
                <w:rStyle w:val="HTMLCode"/>
                <w:rFonts w:ascii="var(--chakra-fonts-mono)" w:eastAsiaTheme="minorHAnsi" w:hAnsi="var(--chakra-fonts-mono)"/>
                <w:sz w:val="24"/>
                <w:szCs w:val="24"/>
                <w:bdr w:val="single" w:sz="2" w:space="0" w:color="auto"/>
              </w:rPr>
            </w:rPrChange>
          </w:rPr>
          <w:t>total</w:t>
        </w:r>
        <w:r>
          <w:rPr>
            <w:rFonts w:ascii="Open Sans" w:hAnsi="Open Sans" w:cs="Open Sans"/>
            <w:b/>
            <w:bCs/>
            <w:color w:val="0B0B0B"/>
            <w:shd w:val="clear" w:color="auto" w:fill="FFFFFF"/>
            <w:rPrChange w:id="1996" w:author="Aarati AD" w:date="2023-04-10T18:17:00Z">
              <w:rPr>
                <w:rFonts w:ascii="Open Sans" w:hAnsi="Open Sans" w:cs="Open Sans"/>
                <w:color w:val="0B0B0B"/>
                <w:shd w:val="clear" w:color="auto" w:fill="FFFFFF"/>
              </w:rPr>
            </w:rPrChange>
          </w:rPr>
          <w:t> variable from the </w:t>
        </w:r>
        <w:r>
          <w:rPr>
            <w:rStyle w:val="HTMLCode"/>
            <w:rFonts w:ascii="var(--chakra-fonts-mono)" w:eastAsiaTheme="minorHAnsi" w:hAnsi="var(--chakra-fonts-mono)"/>
            <w:b/>
            <w:bCs/>
            <w:sz w:val="24"/>
            <w:szCs w:val="24"/>
            <w:bdr w:val="single" w:sz="2" w:space="0" w:color="auto"/>
            <w:rPrChange w:id="1997" w:author="Aarati AD" w:date="2023-04-10T18:17:00Z">
              <w:rPr>
                <w:rStyle w:val="HTMLCode"/>
                <w:rFonts w:ascii="var(--chakra-fonts-mono)" w:eastAsiaTheme="minorHAnsi" w:hAnsi="var(--chakra-fonts-mono)"/>
                <w:sz w:val="24"/>
                <w:szCs w:val="24"/>
                <w:bdr w:val="single" w:sz="2" w:space="0" w:color="auto"/>
              </w:rPr>
            </w:rPrChange>
          </w:rPr>
          <w:t>orders</w:t>
        </w:r>
        <w:r>
          <w:rPr>
            <w:rFonts w:ascii="Open Sans" w:hAnsi="Open Sans" w:cs="Open Sans"/>
            <w:b/>
            <w:bCs/>
            <w:color w:val="0B0B0B"/>
            <w:shd w:val="clear" w:color="auto" w:fill="FFFFFF"/>
            <w:rPrChange w:id="1998" w:author="Aarati AD" w:date="2023-04-10T18:17:00Z">
              <w:rPr>
                <w:rFonts w:ascii="Open Sans" w:hAnsi="Open Sans" w:cs="Open Sans"/>
                <w:color w:val="0B0B0B"/>
                <w:shd w:val="clear" w:color="auto" w:fill="FFFFFF"/>
              </w:rPr>
            </w:rPrChange>
          </w:rPr>
          <w:t> table, then create a column called </w:t>
        </w:r>
        <w:r>
          <w:rPr>
            <w:rStyle w:val="HTMLCode"/>
            <w:rFonts w:ascii="var(--chakra-fonts-mono)" w:eastAsiaTheme="minorHAnsi" w:hAnsi="var(--chakra-fonts-mono)"/>
            <w:b/>
            <w:bCs/>
            <w:sz w:val="24"/>
            <w:szCs w:val="24"/>
            <w:bdr w:val="single" w:sz="2" w:space="0" w:color="auto"/>
            <w:rPrChange w:id="1999" w:author="Aarati AD" w:date="2023-04-10T18:17:00Z">
              <w:rPr>
                <w:rStyle w:val="HTMLCode"/>
                <w:rFonts w:ascii="var(--chakra-fonts-mono)" w:eastAsiaTheme="minorHAnsi" w:hAnsi="var(--chakra-fonts-mono)"/>
                <w:sz w:val="24"/>
                <w:szCs w:val="24"/>
                <w:bdr w:val="single" w:sz="2" w:space="0" w:color="auto"/>
              </w:rPr>
            </w:rPrChange>
          </w:rPr>
          <w:t>total_rank</w:t>
        </w:r>
        <w:r>
          <w:rPr>
            <w:rFonts w:ascii="Open Sans" w:hAnsi="Open Sans" w:cs="Open Sans"/>
            <w:b/>
            <w:bCs/>
            <w:color w:val="0B0B0B"/>
            <w:shd w:val="clear" w:color="auto" w:fill="FFFFFF"/>
            <w:rPrChange w:id="2000" w:author="Aarati AD" w:date="2023-04-10T18:17:00Z">
              <w:rPr>
                <w:rFonts w:ascii="Open Sans" w:hAnsi="Open Sans" w:cs="Open Sans"/>
                <w:color w:val="0B0B0B"/>
                <w:shd w:val="clear" w:color="auto" w:fill="FFFFFF"/>
              </w:rPr>
            </w:rPrChange>
          </w:rPr>
          <w:t> that ranks this total amount of paper ordered (from highest to lowest) </w:t>
        </w:r>
        <w:r>
          <w:rPr>
            <w:rStyle w:val="Emphasis"/>
            <w:rFonts w:ascii="Open Sans" w:hAnsi="Open Sans" w:cs="Open Sans"/>
            <w:b/>
            <w:bCs/>
            <w:color w:val="0B0B0B"/>
            <w:bdr w:val="single" w:sz="2" w:space="0" w:color="auto"/>
            <w:shd w:val="clear" w:color="auto" w:fill="FFFFFF"/>
            <w:rPrChange w:id="2001" w:author="Aarati AD" w:date="2023-04-10T18:17:00Z">
              <w:rPr>
                <w:rStyle w:val="Emphasis"/>
                <w:rFonts w:ascii="Open Sans" w:hAnsi="Open Sans" w:cs="Open Sans"/>
                <w:color w:val="0B0B0B"/>
                <w:bdr w:val="single" w:sz="2" w:space="0" w:color="auto"/>
                <w:shd w:val="clear" w:color="auto" w:fill="FFFFFF"/>
              </w:rPr>
            </w:rPrChange>
          </w:rPr>
          <w:t>for each account</w:t>
        </w:r>
        <w:r>
          <w:rPr>
            <w:rFonts w:ascii="Open Sans" w:hAnsi="Open Sans" w:cs="Open Sans"/>
            <w:b/>
            <w:bCs/>
            <w:color w:val="0B0B0B"/>
            <w:shd w:val="clear" w:color="auto" w:fill="FFFFFF"/>
            <w:rPrChange w:id="2002" w:author="Aarati AD" w:date="2023-04-10T18:17:00Z">
              <w:rPr>
                <w:rFonts w:ascii="Open Sans" w:hAnsi="Open Sans" w:cs="Open Sans"/>
                <w:color w:val="0B0B0B"/>
                <w:shd w:val="clear" w:color="auto" w:fill="FFFFFF"/>
              </w:rPr>
            </w:rPrChange>
          </w:rPr>
          <w:t> using a partition. Your final table should have these four columns.</w:t>
        </w:r>
      </w:ins>
    </w:p>
    <w:p w14:paraId="3482F6DD" w14:textId="77777777" w:rsidR="00254258" w:rsidRDefault="00254258">
      <w:pPr>
        <w:rPr>
          <w:ins w:id="2003" w:author="Aarati AD" w:date="2023-04-10T18:45:00Z"/>
          <w:rFonts w:ascii="Open Sans" w:hAnsi="Open Sans" w:cs="Open Sans"/>
          <w:b/>
          <w:bCs/>
          <w:color w:val="0B0B0B"/>
          <w:shd w:val="clear" w:color="auto" w:fill="FFFFFF"/>
        </w:rPr>
      </w:pPr>
    </w:p>
    <w:p w14:paraId="1F454904" w14:textId="77777777" w:rsidR="00254258" w:rsidRPr="00254258" w:rsidRDefault="00304EF3">
      <w:pPr>
        <w:rPr>
          <w:ins w:id="2004" w:author="Aarati AD" w:date="2023-04-10T18:45:00Z"/>
          <w:rFonts w:ascii="Times New Roman" w:hAnsi="Times New Roman" w:cs="Times New Roman"/>
          <w:b/>
          <w:bCs/>
          <w:sz w:val="24"/>
          <w:szCs w:val="24"/>
          <w:rPrChange w:id="2005" w:author="Aarati AD" w:date="2023-04-10T18:45:00Z">
            <w:rPr>
              <w:ins w:id="2006" w:author="Aarati AD" w:date="2023-04-10T18:45:00Z"/>
              <w:rFonts w:ascii="Times New Roman" w:hAnsi="Times New Roman" w:cs="Times New Roman"/>
              <w:b/>
              <w:bCs/>
              <w:sz w:val="32"/>
              <w:szCs w:val="32"/>
            </w:rPr>
          </w:rPrChange>
        </w:rPr>
      </w:pPr>
      <w:ins w:id="2007" w:author="Aarati AD" w:date="2023-04-10T18:45:00Z">
        <w:r>
          <w:rPr>
            <w:rFonts w:ascii="Times New Roman" w:hAnsi="Times New Roman" w:cs="Times New Roman"/>
            <w:b/>
            <w:bCs/>
            <w:sz w:val="24"/>
            <w:szCs w:val="24"/>
            <w:rPrChange w:id="2008" w:author="Aarati AD" w:date="2023-04-10T18:45:00Z">
              <w:rPr>
                <w:rFonts w:ascii="Times New Roman" w:hAnsi="Times New Roman" w:cs="Times New Roman"/>
                <w:b/>
                <w:bCs/>
                <w:sz w:val="32"/>
                <w:szCs w:val="32"/>
              </w:rPr>
            </w:rPrChange>
          </w:rPr>
          <w:t>SELECT id,</w:t>
        </w:r>
      </w:ins>
    </w:p>
    <w:p w14:paraId="400ED1EE" w14:textId="77777777" w:rsidR="00254258" w:rsidRPr="00254258" w:rsidRDefault="00304EF3">
      <w:pPr>
        <w:rPr>
          <w:ins w:id="2009" w:author="Aarati AD" w:date="2023-04-10T18:45:00Z"/>
          <w:rFonts w:ascii="Times New Roman" w:hAnsi="Times New Roman" w:cs="Times New Roman"/>
          <w:b/>
          <w:bCs/>
          <w:sz w:val="24"/>
          <w:szCs w:val="24"/>
          <w:rPrChange w:id="2010" w:author="Aarati AD" w:date="2023-04-10T18:45:00Z">
            <w:rPr>
              <w:ins w:id="2011" w:author="Aarati AD" w:date="2023-04-10T18:45:00Z"/>
              <w:rFonts w:ascii="Times New Roman" w:hAnsi="Times New Roman" w:cs="Times New Roman"/>
              <w:b/>
              <w:bCs/>
              <w:sz w:val="32"/>
              <w:szCs w:val="32"/>
            </w:rPr>
          </w:rPrChange>
        </w:rPr>
      </w:pPr>
      <w:ins w:id="2012" w:author="Aarati AD" w:date="2023-04-10T18:45:00Z">
        <w:r>
          <w:rPr>
            <w:rFonts w:ascii="Times New Roman" w:hAnsi="Times New Roman" w:cs="Times New Roman"/>
            <w:b/>
            <w:bCs/>
            <w:sz w:val="24"/>
            <w:szCs w:val="24"/>
            <w:rPrChange w:id="2013" w:author="Aarati AD" w:date="2023-04-10T18:45:00Z">
              <w:rPr>
                <w:rFonts w:ascii="Times New Roman" w:hAnsi="Times New Roman" w:cs="Times New Roman"/>
                <w:b/>
                <w:bCs/>
                <w:sz w:val="32"/>
                <w:szCs w:val="32"/>
              </w:rPr>
            </w:rPrChange>
          </w:rPr>
          <w:t xml:space="preserve">       account_id,</w:t>
        </w:r>
      </w:ins>
    </w:p>
    <w:p w14:paraId="13986923" w14:textId="77777777" w:rsidR="00254258" w:rsidRPr="00254258" w:rsidRDefault="00304EF3">
      <w:pPr>
        <w:rPr>
          <w:ins w:id="2014" w:author="Aarati AD" w:date="2023-04-10T18:45:00Z"/>
          <w:rFonts w:ascii="Times New Roman" w:hAnsi="Times New Roman" w:cs="Times New Roman"/>
          <w:b/>
          <w:bCs/>
          <w:sz w:val="24"/>
          <w:szCs w:val="24"/>
          <w:rPrChange w:id="2015" w:author="Aarati AD" w:date="2023-04-10T18:45:00Z">
            <w:rPr>
              <w:ins w:id="2016" w:author="Aarati AD" w:date="2023-04-10T18:45:00Z"/>
              <w:rFonts w:ascii="Times New Roman" w:hAnsi="Times New Roman" w:cs="Times New Roman"/>
              <w:b/>
              <w:bCs/>
              <w:sz w:val="32"/>
              <w:szCs w:val="32"/>
            </w:rPr>
          </w:rPrChange>
        </w:rPr>
      </w:pPr>
      <w:ins w:id="2017" w:author="Aarati AD" w:date="2023-04-10T18:45:00Z">
        <w:r>
          <w:rPr>
            <w:rFonts w:ascii="Times New Roman" w:hAnsi="Times New Roman" w:cs="Times New Roman"/>
            <w:b/>
            <w:bCs/>
            <w:sz w:val="24"/>
            <w:szCs w:val="24"/>
            <w:rPrChange w:id="2018" w:author="Aarati AD" w:date="2023-04-10T18:45:00Z">
              <w:rPr>
                <w:rFonts w:ascii="Times New Roman" w:hAnsi="Times New Roman" w:cs="Times New Roman"/>
                <w:b/>
                <w:bCs/>
                <w:sz w:val="32"/>
                <w:szCs w:val="32"/>
              </w:rPr>
            </w:rPrChange>
          </w:rPr>
          <w:t xml:space="preserve">       total,</w:t>
        </w:r>
      </w:ins>
    </w:p>
    <w:p w14:paraId="590616BD" w14:textId="77777777" w:rsidR="00254258" w:rsidRPr="00254258" w:rsidRDefault="00304EF3">
      <w:pPr>
        <w:rPr>
          <w:ins w:id="2019" w:author="Aarati AD" w:date="2023-04-10T18:45:00Z"/>
          <w:rFonts w:ascii="Times New Roman" w:hAnsi="Times New Roman" w:cs="Times New Roman"/>
          <w:b/>
          <w:bCs/>
          <w:sz w:val="24"/>
          <w:szCs w:val="24"/>
          <w:rPrChange w:id="2020" w:author="Aarati AD" w:date="2023-04-10T18:45:00Z">
            <w:rPr>
              <w:ins w:id="2021" w:author="Aarati AD" w:date="2023-04-10T18:45:00Z"/>
              <w:rFonts w:ascii="Times New Roman" w:hAnsi="Times New Roman" w:cs="Times New Roman"/>
              <w:b/>
              <w:bCs/>
              <w:sz w:val="32"/>
              <w:szCs w:val="32"/>
            </w:rPr>
          </w:rPrChange>
        </w:rPr>
      </w:pPr>
      <w:ins w:id="2022" w:author="Aarati AD" w:date="2023-04-10T18:45:00Z">
        <w:r>
          <w:rPr>
            <w:rFonts w:ascii="Times New Roman" w:hAnsi="Times New Roman" w:cs="Times New Roman"/>
            <w:b/>
            <w:bCs/>
            <w:sz w:val="24"/>
            <w:szCs w:val="24"/>
            <w:rPrChange w:id="2023" w:author="Aarati AD" w:date="2023-04-10T18:45:00Z">
              <w:rPr>
                <w:rFonts w:ascii="Times New Roman" w:hAnsi="Times New Roman" w:cs="Times New Roman"/>
                <w:b/>
                <w:bCs/>
                <w:sz w:val="32"/>
                <w:szCs w:val="32"/>
              </w:rPr>
            </w:rPrChange>
          </w:rPr>
          <w:lastRenderedPageBreak/>
          <w:t xml:space="preserve">       RANK() OVER (PARTITION BY account_id ORDER BY total DESC) AS total_rank</w:t>
        </w:r>
      </w:ins>
    </w:p>
    <w:p w14:paraId="59A3453F" w14:textId="77777777" w:rsidR="00254258" w:rsidRPr="00254258" w:rsidRDefault="00304EF3">
      <w:pPr>
        <w:rPr>
          <w:ins w:id="2024" w:author="Aarati AD" w:date="2023-04-10T18:11:00Z"/>
          <w:rFonts w:ascii="Times New Roman" w:hAnsi="Times New Roman" w:cs="Times New Roman"/>
          <w:b/>
          <w:bCs/>
          <w:sz w:val="24"/>
          <w:szCs w:val="24"/>
          <w:rPrChange w:id="2025" w:author="Aarati AD" w:date="2023-04-10T18:45:00Z">
            <w:rPr>
              <w:ins w:id="2026" w:author="Aarati AD" w:date="2023-04-10T18:11:00Z"/>
              <w:rFonts w:ascii="Times New Roman" w:hAnsi="Times New Roman" w:cs="Times New Roman"/>
              <w:b/>
              <w:bCs/>
              <w:sz w:val="32"/>
              <w:szCs w:val="32"/>
            </w:rPr>
          </w:rPrChange>
        </w:rPr>
      </w:pPr>
      <w:ins w:id="2027" w:author="Aarati AD" w:date="2023-04-10T18:45:00Z">
        <w:r>
          <w:rPr>
            <w:rFonts w:ascii="Times New Roman" w:hAnsi="Times New Roman" w:cs="Times New Roman"/>
            <w:b/>
            <w:bCs/>
            <w:sz w:val="24"/>
            <w:szCs w:val="24"/>
            <w:rPrChange w:id="2028" w:author="Aarati AD" w:date="2023-04-10T18:45:00Z">
              <w:rPr>
                <w:rFonts w:ascii="Times New Roman" w:hAnsi="Times New Roman" w:cs="Times New Roman"/>
                <w:b/>
                <w:bCs/>
                <w:sz w:val="32"/>
                <w:szCs w:val="32"/>
              </w:rPr>
            </w:rPrChange>
          </w:rPr>
          <w:t>FROM orders</w:t>
        </w:r>
      </w:ins>
    </w:p>
    <w:p w14:paraId="67A47400" w14:textId="77777777" w:rsidR="00254258" w:rsidRDefault="00304EF3">
      <w:pPr>
        <w:rPr>
          <w:ins w:id="2029" w:author="Aarati AD" w:date="2023-04-10T18:40:00Z"/>
          <w:rFonts w:ascii="Times New Roman" w:hAnsi="Times New Roman" w:cs="Times New Roman"/>
          <w:sz w:val="28"/>
          <w:szCs w:val="28"/>
        </w:rPr>
      </w:pPr>
      <w:ins w:id="2030" w:author="Aarati AD" w:date="2023-04-10T18:34:00Z">
        <w:r>
          <w:rPr>
            <w:rFonts w:ascii="Times New Roman" w:hAnsi="Times New Roman" w:cs="Times New Roman"/>
            <w:sz w:val="28"/>
            <w:szCs w:val="28"/>
            <w:rPrChange w:id="2031" w:author="Aarati AD" w:date="2023-04-10T18:34:00Z">
              <w:rPr>
                <w:rFonts w:ascii="Times New Roman" w:hAnsi="Times New Roman" w:cs="Times New Roman"/>
                <w:b/>
                <w:bCs/>
                <w:sz w:val="32"/>
                <w:szCs w:val="32"/>
              </w:rPr>
            </w:rPrChange>
          </w:rPr>
          <w:t>I miss understood and suppose that the total</w:t>
        </w:r>
        <w:r>
          <w:rPr>
            <w:rFonts w:ascii="Times New Roman" w:hAnsi="Times New Roman" w:cs="Times New Roman"/>
            <w:sz w:val="28"/>
            <w:szCs w:val="28"/>
          </w:rPr>
          <w:t>_</w:t>
        </w:r>
        <w:r>
          <w:rPr>
            <w:rFonts w:ascii="Times New Roman" w:hAnsi="Times New Roman" w:cs="Times New Roman"/>
            <w:sz w:val="28"/>
            <w:szCs w:val="28"/>
            <w:rPrChange w:id="2032" w:author="Aarati AD" w:date="2023-04-10T18:34:00Z">
              <w:rPr>
                <w:rFonts w:ascii="Times New Roman" w:hAnsi="Times New Roman" w:cs="Times New Roman"/>
                <w:b/>
                <w:bCs/>
                <w:sz w:val="32"/>
                <w:szCs w:val="32"/>
              </w:rPr>
            </w:rPrChange>
          </w:rPr>
          <w:t>rank is the</w:t>
        </w:r>
        <w:r>
          <w:rPr>
            <w:rFonts w:ascii="Times New Roman" w:hAnsi="Times New Roman" w:cs="Times New Roman"/>
            <w:sz w:val="28"/>
            <w:szCs w:val="28"/>
          </w:rPr>
          <w:t xml:space="preserve"> </w:t>
        </w:r>
      </w:ins>
      <w:ins w:id="2033" w:author="Aarati AD" w:date="2023-04-10T18:35:00Z">
        <w:r>
          <w:rPr>
            <w:rFonts w:ascii="Times New Roman" w:hAnsi="Times New Roman" w:cs="Times New Roman"/>
            <w:sz w:val="28"/>
            <w:szCs w:val="28"/>
          </w:rPr>
          <w:t xml:space="preserve">based on the sum of the total not the </w:t>
        </w:r>
      </w:ins>
      <w:ins w:id="2034" w:author="Aarati AD" w:date="2023-04-10T18:36:00Z">
        <w:r>
          <w:rPr>
            <w:rFonts w:ascii="Times New Roman" w:hAnsi="Times New Roman" w:cs="Times New Roman"/>
            <w:sz w:val="28"/>
            <w:szCs w:val="28"/>
          </w:rPr>
          <w:t xml:space="preserve">given total. </w:t>
        </w:r>
      </w:ins>
    </w:p>
    <w:p w14:paraId="2B031658" w14:textId="77777777" w:rsidR="00254258" w:rsidRDefault="00304EF3">
      <w:pPr>
        <w:rPr>
          <w:ins w:id="2035" w:author="Aarati AD" w:date="2023-04-10T18:41:00Z"/>
          <w:rFonts w:ascii="Times New Roman" w:hAnsi="Times New Roman" w:cs="Times New Roman"/>
          <w:sz w:val="28"/>
          <w:szCs w:val="28"/>
        </w:rPr>
      </w:pPr>
      <w:ins w:id="2036" w:author="Aarati AD" w:date="2023-04-10T18:40:00Z">
        <w:r>
          <w:rPr>
            <w:rFonts w:ascii="Times New Roman" w:hAnsi="Times New Roman" w:cs="Times New Roman"/>
            <w:sz w:val="28"/>
            <w:szCs w:val="28"/>
          </w:rPr>
          <w:t xml:space="preserve">The difference between the rank and row is that if a column has the same value the thy will have same rank unlike </w:t>
        </w:r>
      </w:ins>
      <w:ins w:id="2037" w:author="Aarati AD" w:date="2023-04-10T18:41:00Z">
        <w:r>
          <w:rPr>
            <w:rFonts w:ascii="Times New Roman" w:hAnsi="Times New Roman" w:cs="Times New Roman"/>
            <w:sz w:val="28"/>
            <w:szCs w:val="28"/>
          </w:rPr>
          <w:t>row,</w:t>
        </w:r>
      </w:ins>
      <w:ins w:id="2038" w:author="Aarati AD" w:date="2023-04-10T18:40:00Z">
        <w:r>
          <w:rPr>
            <w:rFonts w:ascii="Times New Roman" w:hAnsi="Times New Roman" w:cs="Times New Roman"/>
            <w:sz w:val="28"/>
            <w:szCs w:val="28"/>
          </w:rPr>
          <w:t xml:space="preserve"> they will have different row. </w:t>
        </w:r>
      </w:ins>
    </w:p>
    <w:p w14:paraId="307CE87D" w14:textId="77777777" w:rsidR="00254258" w:rsidRDefault="00304EF3">
      <w:pPr>
        <w:rPr>
          <w:ins w:id="2039" w:author="Aarati AD" w:date="2023-04-10T18:43:00Z"/>
          <w:rFonts w:ascii="Times New Roman" w:hAnsi="Times New Roman" w:cs="Times New Roman"/>
          <w:sz w:val="28"/>
          <w:szCs w:val="28"/>
        </w:rPr>
      </w:pPr>
      <w:ins w:id="2040" w:author="Aarati AD" w:date="2023-04-10T18:42:00Z">
        <w:r>
          <w:rPr>
            <w:rFonts w:ascii="Times New Roman" w:hAnsi="Times New Roman" w:cs="Times New Roman"/>
            <w:noProof/>
            <w:sz w:val="28"/>
            <w:szCs w:val="28"/>
          </w:rPr>
          <w:drawing>
            <wp:inline distT="0" distB="0" distL="0" distR="0" wp14:anchorId="2D321528" wp14:editId="75625926">
              <wp:extent cx="5943600" cy="2407920"/>
              <wp:effectExtent l="0" t="0" r="0" b="0"/>
              <wp:docPr id="20561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245" name="Picture 1"/>
                      <pic:cNvPicPr>
                        <a:picLocks noChangeAspect="1" noChangeArrowheads="1"/>
                      </pic:cNvPicPr>
                    </pic:nvPicPr>
                    <pic:blipFill>
                      <a:blip r:embed="rId21"/>
                      <a:srcRect/>
                      <a:stretch>
                        <a:fillRect/>
                      </a:stretch>
                    </pic:blipFill>
                    <pic:spPr>
                      <a:xfrm>
                        <a:off x="0" y="0"/>
                        <a:ext cx="5943600" cy="2407920"/>
                      </a:xfrm>
                      <a:prstGeom prst="rect">
                        <a:avLst/>
                      </a:prstGeom>
                      <a:noFill/>
                      <a:ln>
                        <a:noFill/>
                      </a:ln>
                    </pic:spPr>
                  </pic:pic>
                </a:graphicData>
              </a:graphic>
            </wp:inline>
          </w:drawing>
        </w:r>
        <w:r>
          <w:rPr>
            <w:rFonts w:ascii="Times New Roman" w:hAnsi="Times New Roman" w:cs="Times New Roman"/>
            <w:sz w:val="28"/>
            <w:szCs w:val="28"/>
          </w:rPr>
          <w:t xml:space="preserve">Entry with same month has same rank but the value is skipped i.e  </w:t>
        </w:r>
      </w:ins>
      <w:ins w:id="2041" w:author="Aarati AD" w:date="2023-04-10T18:43:00Z">
        <w:r>
          <w:rPr>
            <w:rFonts w:ascii="Times New Roman" w:hAnsi="Times New Roman" w:cs="Times New Roman"/>
            <w:sz w:val="28"/>
            <w:szCs w:val="28"/>
          </w:rPr>
          <w:t>3 to directlty 4 not 3.</w:t>
        </w:r>
      </w:ins>
    </w:p>
    <w:p w14:paraId="42EFD7EE" w14:textId="77777777" w:rsidR="00254258" w:rsidRPr="00254258" w:rsidRDefault="00304EF3">
      <w:pPr>
        <w:rPr>
          <w:ins w:id="2042" w:author="Aarati AD" w:date="2023-04-10T18:10:00Z"/>
          <w:rFonts w:ascii="Times New Roman" w:hAnsi="Times New Roman" w:cs="Times New Roman"/>
          <w:sz w:val="28"/>
          <w:szCs w:val="28"/>
          <w:rPrChange w:id="2043" w:author="Aarati AD" w:date="2023-04-10T18:34:00Z">
            <w:rPr>
              <w:ins w:id="2044" w:author="Aarati AD" w:date="2023-04-10T18:10:00Z"/>
              <w:rFonts w:ascii="Times New Roman" w:hAnsi="Times New Roman" w:cs="Times New Roman"/>
              <w:sz w:val="24"/>
              <w:szCs w:val="24"/>
            </w:rPr>
          </w:rPrChange>
        </w:rPr>
      </w:pPr>
      <w:ins w:id="2045" w:author="Aarati AD" w:date="2023-04-10T18:43:00Z">
        <w:r>
          <w:rPr>
            <w:rFonts w:ascii="Times New Roman" w:hAnsi="Times New Roman" w:cs="Times New Roman"/>
            <w:sz w:val="28"/>
            <w:szCs w:val="28"/>
          </w:rPr>
          <w:t>This problem is solved by the Dense_Rank function</w:t>
        </w:r>
      </w:ins>
    </w:p>
    <w:p w14:paraId="063B9B1C" w14:textId="77777777" w:rsidR="00254258" w:rsidRDefault="00304EF3">
      <w:pPr>
        <w:rPr>
          <w:del w:id="2046" w:author="Aarati AD" w:date="2023-04-09T21:40:00Z"/>
          <w:rFonts w:ascii="Times New Roman" w:hAnsi="Times New Roman" w:cs="Times New Roman"/>
          <w:b/>
          <w:bCs/>
          <w:sz w:val="40"/>
          <w:szCs w:val="40"/>
        </w:rPr>
      </w:pPr>
      <w:ins w:id="2047" w:author="Aarati AD" w:date="2023-04-11T14:12:00Z">
        <w:r>
          <w:rPr>
            <w:rFonts w:ascii="Times New Roman" w:hAnsi="Times New Roman" w:cs="Times New Roman"/>
            <w:b/>
            <w:bCs/>
            <w:sz w:val="40"/>
            <w:szCs w:val="40"/>
            <w:rPrChange w:id="2048" w:author="Aarati AD" w:date="2023-04-11T14:13:00Z">
              <w:rPr>
                <w:rFonts w:ascii="Times New Roman" w:hAnsi="Times New Roman" w:cs="Times New Roman"/>
                <w:sz w:val="24"/>
                <w:szCs w:val="24"/>
              </w:rPr>
            </w:rPrChange>
          </w:rPr>
          <w:t>Aggregates in w</w:t>
        </w:r>
      </w:ins>
      <w:ins w:id="2049" w:author="Aarati AD" w:date="2023-04-11T14:13:00Z">
        <w:r>
          <w:rPr>
            <w:rFonts w:ascii="Times New Roman" w:hAnsi="Times New Roman" w:cs="Times New Roman"/>
            <w:b/>
            <w:bCs/>
            <w:sz w:val="40"/>
            <w:szCs w:val="40"/>
            <w:rPrChange w:id="2050" w:author="Aarati AD" w:date="2023-04-11T14:13:00Z">
              <w:rPr>
                <w:rFonts w:ascii="Times New Roman" w:hAnsi="Times New Roman" w:cs="Times New Roman"/>
                <w:sz w:val="24"/>
                <w:szCs w:val="24"/>
              </w:rPr>
            </w:rPrChange>
          </w:rPr>
          <w:t xml:space="preserve">indow: </w:t>
        </w:r>
      </w:ins>
    </w:p>
    <w:p w14:paraId="37BA25E3" w14:textId="77777777" w:rsidR="00254258" w:rsidRDefault="00254258">
      <w:pPr>
        <w:rPr>
          <w:ins w:id="2051" w:author="Aarati AD" w:date="2023-04-11T14:58:00Z"/>
          <w:rFonts w:ascii="Times New Roman" w:hAnsi="Times New Roman" w:cs="Times New Roman"/>
          <w:b/>
          <w:bCs/>
          <w:sz w:val="40"/>
          <w:szCs w:val="40"/>
        </w:rPr>
      </w:pPr>
    </w:p>
    <w:p w14:paraId="7B4C4F73" w14:textId="77777777" w:rsidR="00254258" w:rsidRPr="00254258" w:rsidRDefault="00304EF3">
      <w:pPr>
        <w:rPr>
          <w:ins w:id="2052" w:author="Aarati AD" w:date="2023-04-11T14:58:00Z"/>
          <w:rFonts w:ascii="Times New Roman" w:hAnsi="Times New Roman" w:cs="Times New Roman"/>
          <w:sz w:val="28"/>
          <w:szCs w:val="28"/>
          <w:rPrChange w:id="2053" w:author="Aarati AD" w:date="2023-04-11T15:06:00Z">
            <w:rPr>
              <w:ins w:id="2054" w:author="Aarati AD" w:date="2023-04-11T14:58:00Z"/>
              <w:rFonts w:ascii="Times New Roman" w:hAnsi="Times New Roman" w:cs="Times New Roman"/>
              <w:b/>
              <w:bCs/>
              <w:sz w:val="40"/>
              <w:szCs w:val="40"/>
            </w:rPr>
          </w:rPrChange>
        </w:rPr>
      </w:pPr>
      <w:ins w:id="2055" w:author="Aarati AD" w:date="2023-04-11T14:58:00Z">
        <w:r>
          <w:rPr>
            <w:rFonts w:ascii="Times New Roman" w:hAnsi="Times New Roman" w:cs="Times New Roman"/>
            <w:sz w:val="28"/>
            <w:szCs w:val="28"/>
            <w:rPrChange w:id="2056" w:author="Aarati AD" w:date="2023-04-11T15:06:00Z">
              <w:rPr>
                <w:rFonts w:ascii="Times New Roman" w:hAnsi="Times New Roman" w:cs="Times New Roman"/>
                <w:b/>
                <w:bCs/>
                <w:sz w:val="40"/>
                <w:szCs w:val="40"/>
              </w:rPr>
            </w:rPrChange>
          </w:rPr>
          <w:t>Rank</w:t>
        </w:r>
      </w:ins>
      <w:ins w:id="2057" w:author="Aarati AD" w:date="2023-04-11T14:59:00Z">
        <w:r>
          <w:rPr>
            <w:rFonts w:ascii="Times New Roman" w:hAnsi="Times New Roman" w:cs="Times New Roman"/>
            <w:sz w:val="28"/>
            <w:szCs w:val="28"/>
            <w:rPrChange w:id="2058" w:author="Aarati AD" w:date="2023-04-11T15:06:00Z">
              <w:rPr>
                <w:rFonts w:ascii="Times New Roman" w:hAnsi="Times New Roman" w:cs="Times New Roman"/>
                <w:b/>
                <w:bCs/>
                <w:sz w:val="40"/>
                <w:szCs w:val="40"/>
              </w:rPr>
            </w:rPrChange>
          </w:rPr>
          <w:t xml:space="preserve"> with partition by and order by function </w:t>
        </w:r>
      </w:ins>
    </w:p>
    <w:p w14:paraId="3990F4C0" w14:textId="77777777" w:rsidR="00254258" w:rsidRPr="00254258" w:rsidRDefault="00304EF3">
      <w:pPr>
        <w:rPr>
          <w:ins w:id="2059" w:author="Aarati AD" w:date="2023-04-11T15:00:00Z"/>
          <w:rFonts w:ascii="Times New Roman" w:hAnsi="Times New Roman" w:cs="Times New Roman"/>
          <w:sz w:val="28"/>
          <w:szCs w:val="28"/>
          <w:rPrChange w:id="2060" w:author="Aarati AD" w:date="2023-04-11T15:06:00Z">
            <w:rPr>
              <w:ins w:id="2061" w:author="Aarati AD" w:date="2023-04-11T15:00:00Z"/>
              <w:rFonts w:ascii="Times New Roman" w:hAnsi="Times New Roman" w:cs="Times New Roman"/>
              <w:b/>
              <w:bCs/>
              <w:sz w:val="40"/>
              <w:szCs w:val="40"/>
            </w:rPr>
          </w:rPrChange>
        </w:rPr>
      </w:pPr>
      <w:ins w:id="2062" w:author="Aarati AD" w:date="2023-04-11T14:58:00Z">
        <w:r>
          <w:rPr>
            <w:rFonts w:ascii="Times New Roman" w:hAnsi="Times New Roman" w:cs="Times New Roman"/>
            <w:sz w:val="28"/>
            <w:szCs w:val="28"/>
            <w:rPrChange w:id="2063" w:author="Aarati AD" w:date="2023-04-11T15:06:00Z">
              <w:rPr>
                <w:rFonts w:ascii="Times New Roman" w:hAnsi="Times New Roman" w:cs="Times New Roman"/>
                <w:b/>
                <w:bCs/>
                <w:sz w:val="40"/>
                <w:szCs w:val="40"/>
              </w:rPr>
            </w:rPrChange>
          </w:rPr>
          <w:t>Rank_d</w:t>
        </w:r>
      </w:ins>
      <w:ins w:id="2064" w:author="Aarati AD" w:date="2023-04-11T14:59:00Z">
        <w:r>
          <w:rPr>
            <w:rFonts w:ascii="Times New Roman" w:hAnsi="Times New Roman" w:cs="Times New Roman"/>
            <w:sz w:val="28"/>
            <w:szCs w:val="28"/>
            <w:rPrChange w:id="2065" w:author="Aarati AD" w:date="2023-04-11T15:06:00Z">
              <w:rPr>
                <w:rFonts w:ascii="Times New Roman" w:hAnsi="Times New Roman" w:cs="Times New Roman"/>
                <w:b/>
                <w:bCs/>
                <w:sz w:val="40"/>
                <w:szCs w:val="40"/>
              </w:rPr>
            </w:rPrChange>
          </w:rPr>
          <w:t>ense with partition by and order by function</w:t>
        </w:r>
      </w:ins>
    </w:p>
    <w:p w14:paraId="090A3AE7" w14:textId="77777777" w:rsidR="00254258" w:rsidRDefault="00304EF3">
      <w:pPr>
        <w:rPr>
          <w:ins w:id="2066" w:author="Aarati AD" w:date="2023-04-11T15:13:00Z"/>
          <w:rFonts w:ascii="Times New Roman" w:hAnsi="Times New Roman" w:cs="Times New Roman"/>
          <w:sz w:val="28"/>
          <w:szCs w:val="28"/>
        </w:rPr>
      </w:pPr>
      <w:ins w:id="2067" w:author="Aarati AD" w:date="2023-04-11T15:00:00Z">
        <w:r>
          <w:rPr>
            <w:rFonts w:ascii="Times New Roman" w:hAnsi="Times New Roman" w:cs="Times New Roman"/>
            <w:sz w:val="28"/>
            <w:szCs w:val="28"/>
            <w:rPrChange w:id="2068" w:author="Aarati AD" w:date="2023-04-11T15:06:00Z">
              <w:rPr>
                <w:rFonts w:ascii="Times New Roman" w:hAnsi="Times New Roman" w:cs="Times New Roman"/>
                <w:b/>
                <w:bCs/>
                <w:sz w:val="40"/>
                <w:szCs w:val="40"/>
              </w:rPr>
            </w:rPrChange>
          </w:rPr>
          <w:t>Count_row with partition by and order by function</w:t>
        </w:r>
      </w:ins>
    </w:p>
    <w:p w14:paraId="68825887" w14:textId="77777777" w:rsidR="00254258" w:rsidRDefault="00254258">
      <w:pPr>
        <w:pStyle w:val="PlainText"/>
      </w:pPr>
    </w:p>
    <w:tbl>
      <w:tblPr>
        <w:tblStyle w:val="TableGrid"/>
        <w:tblW w:w="0" w:type="auto"/>
        <w:tblLook w:val="04A0" w:firstRow="1" w:lastRow="0" w:firstColumn="1" w:lastColumn="0" w:noHBand="0" w:noVBand="1"/>
      </w:tblPr>
      <w:tblGrid>
        <w:gridCol w:w="9350"/>
      </w:tblGrid>
      <w:tr w:rsidR="00254258" w14:paraId="36D39162" w14:textId="77777777">
        <w:tc>
          <w:tcPr>
            <w:tcW w:w="9350" w:type="dxa"/>
            <w:shd w:val="clear" w:color="auto" w:fill="auto"/>
          </w:tcPr>
          <w:p w14:paraId="6B8B1E1D" w14:textId="77777777" w:rsidR="00254258" w:rsidRDefault="00304EF3">
            <w:pPr>
              <w:rPr>
                <w:ins w:id="2069" w:author="Aarati AD" w:date="2023-04-11T15:13:00Z"/>
                <w:rFonts w:ascii="Consolas" w:eastAsia="Times New Roman" w:hAnsi="Consolas" w:cs="Times New Roman"/>
                <w:color w:val="0F2B3D"/>
                <w:sz w:val="24"/>
                <w:szCs w:val="24"/>
                <w:bdr w:val="single" w:sz="2" w:space="0" w:color="auto"/>
                <w:shd w:val="clear" w:color="auto" w:fill="F7F7F8"/>
              </w:rPr>
            </w:pPr>
            <w:ins w:id="2070" w:author="Aarati AD" w:date="2023-04-11T15:13:00Z">
              <w:r>
                <w:rPr>
                  <w:rFonts w:ascii="Consolas" w:eastAsia="Times New Roman" w:hAnsi="Consolas" w:cs="Times New Roman"/>
                  <w:b/>
                  <w:bCs/>
                  <w:color w:val="0F2B3D"/>
                  <w:sz w:val="24"/>
                  <w:szCs w:val="24"/>
                  <w:bdr w:val="single" w:sz="2" w:space="0" w:color="auto"/>
                  <w:shd w:val="clear" w:color="auto" w:fill="F7F7F8"/>
                </w:rPr>
                <w:t>SELECT</w:t>
              </w:r>
              <w:r>
                <w:rPr>
                  <w:rFonts w:ascii="Consolas" w:eastAsia="Times New Roman" w:hAnsi="Consolas" w:cs="Times New Roman"/>
                  <w:color w:val="0F2B3D"/>
                  <w:sz w:val="24"/>
                  <w:szCs w:val="24"/>
                  <w:bdr w:val="single" w:sz="2" w:space="0" w:color="auto"/>
                  <w:shd w:val="clear" w:color="auto" w:fill="F7F7F8"/>
                </w:rPr>
                <w:t xml:space="preserve"> id,</w:t>
              </w:r>
            </w:ins>
          </w:p>
          <w:p w14:paraId="530F2E07" w14:textId="77777777" w:rsidR="00254258" w:rsidRDefault="00304EF3">
            <w:pPr>
              <w:rPr>
                <w:ins w:id="2071" w:author="Aarati AD" w:date="2023-04-11T15:13:00Z"/>
                <w:rFonts w:ascii="Consolas" w:eastAsia="Times New Roman" w:hAnsi="Consolas" w:cs="Times New Roman"/>
                <w:color w:val="0F2B3D"/>
                <w:sz w:val="24"/>
                <w:szCs w:val="24"/>
                <w:bdr w:val="single" w:sz="2" w:space="0" w:color="auto"/>
                <w:shd w:val="clear" w:color="auto" w:fill="F7F7F8"/>
              </w:rPr>
            </w:pPr>
            <w:ins w:id="2072" w:author="Aarati AD" w:date="2023-04-11T15:13:00Z">
              <w:r>
                <w:rPr>
                  <w:rFonts w:ascii="Consolas" w:eastAsia="Times New Roman" w:hAnsi="Consolas" w:cs="Times New Roman"/>
                  <w:color w:val="0F2B3D"/>
                  <w:sz w:val="24"/>
                  <w:szCs w:val="24"/>
                  <w:bdr w:val="single" w:sz="2" w:space="0" w:color="auto"/>
                  <w:shd w:val="clear" w:color="auto" w:fill="F7F7F8"/>
                </w:rPr>
                <w:t xml:space="preserve">       account_id,</w:t>
              </w:r>
            </w:ins>
          </w:p>
          <w:p w14:paraId="0865A72D" w14:textId="77777777" w:rsidR="00254258" w:rsidRDefault="00304EF3">
            <w:pPr>
              <w:rPr>
                <w:ins w:id="2073" w:author="Aarati AD" w:date="2023-04-11T15:13:00Z"/>
                <w:rFonts w:ascii="Consolas" w:eastAsia="Times New Roman" w:hAnsi="Consolas" w:cs="Times New Roman"/>
                <w:color w:val="0F2B3D"/>
                <w:sz w:val="24"/>
                <w:szCs w:val="24"/>
                <w:bdr w:val="single" w:sz="2" w:space="0" w:color="auto"/>
                <w:shd w:val="clear" w:color="auto" w:fill="F7F7F8"/>
              </w:rPr>
            </w:pPr>
            <w:ins w:id="2074" w:author="Aarati AD" w:date="2023-04-11T15:13:00Z">
              <w:r>
                <w:rPr>
                  <w:rFonts w:ascii="Consolas" w:eastAsia="Times New Roman" w:hAnsi="Consolas" w:cs="Times New Roman"/>
                  <w:color w:val="0F2B3D"/>
                  <w:sz w:val="24"/>
                  <w:szCs w:val="24"/>
                  <w:bdr w:val="single" w:sz="2" w:space="0" w:color="auto"/>
                  <w:shd w:val="clear" w:color="auto" w:fill="F7F7F8"/>
                </w:rPr>
                <w:t xml:space="preserve">       standard_qty,</w:t>
              </w:r>
            </w:ins>
          </w:p>
          <w:p w14:paraId="3ECB1AA7" w14:textId="77777777" w:rsidR="00254258" w:rsidRDefault="00304EF3">
            <w:pPr>
              <w:rPr>
                <w:ins w:id="2075" w:author="Aarati AD" w:date="2023-04-11T15:13:00Z"/>
                <w:rFonts w:ascii="Consolas" w:eastAsia="Times New Roman" w:hAnsi="Consolas" w:cs="Times New Roman"/>
                <w:color w:val="0F2B3D"/>
                <w:sz w:val="24"/>
                <w:szCs w:val="24"/>
                <w:bdr w:val="single" w:sz="2" w:space="0" w:color="auto"/>
                <w:shd w:val="clear" w:color="auto" w:fill="F7F7F8"/>
              </w:rPr>
            </w:pPr>
            <w:ins w:id="2076" w:author="Aarati AD" w:date="2023-04-11T15:13:00Z">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 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w:t>
              </w:r>
            </w:ins>
          </w:p>
          <w:p w14:paraId="10CA4014" w14:textId="77777777" w:rsidR="00254258" w:rsidRDefault="00304EF3">
            <w:pPr>
              <w:rPr>
                <w:ins w:id="2077" w:author="Aarati AD" w:date="2023-04-11T15:13:00Z"/>
                <w:rFonts w:ascii="Consolas" w:eastAsia="Times New Roman" w:hAnsi="Consolas" w:cs="Times New Roman"/>
                <w:color w:val="0F2B3D"/>
                <w:sz w:val="24"/>
                <w:szCs w:val="24"/>
                <w:bdr w:val="single" w:sz="2" w:space="0" w:color="auto"/>
                <w:shd w:val="clear" w:color="auto" w:fill="F7F7F8"/>
              </w:rPr>
            </w:pPr>
            <w:ins w:id="2078" w:author="Aarati AD" w:date="2023-04-11T15:13:00Z">
              <w:r>
                <w:rPr>
                  <w:rFonts w:ascii="Consolas" w:eastAsia="Times New Roman" w:hAnsi="Consolas" w:cs="Times New Roman"/>
                  <w:color w:val="0F2B3D"/>
                  <w:sz w:val="24"/>
                  <w:szCs w:val="24"/>
                  <w:bdr w:val="single" w:sz="2" w:space="0" w:color="auto"/>
                  <w:shd w:val="clear" w:color="auto" w:fill="F7F7F8"/>
                </w:rPr>
                <w:t xml:space="preserve">       DENSE_RANK() </w:t>
              </w:r>
              <w:r>
                <w:rPr>
                  <w:rFonts w:ascii="Consolas" w:eastAsia="Times New Roman" w:hAnsi="Consolas" w:cs="Times New Roman"/>
                  <w:b/>
                  <w:bCs/>
                  <w:color w:val="0F2B3D"/>
                  <w:sz w:val="24"/>
                  <w:szCs w:val="24"/>
                  <w:bdr w:val="single" w:sz="2" w:space="0" w:color="auto"/>
                  <w:shd w:val="clear" w:color="auto" w:fill="F7F7F8"/>
                </w:rPr>
                <w:t>OVER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PARTITION</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account_id </w:t>
              </w:r>
              <w:r>
                <w:rPr>
                  <w:rFonts w:ascii="Consolas" w:eastAsia="Times New Roman" w:hAnsi="Consolas" w:cs="Times New Roman"/>
                  <w:b/>
                  <w:bCs/>
                  <w:color w:val="0F2B3D"/>
                  <w:sz w:val="24"/>
                  <w:szCs w:val="24"/>
                  <w:bdr w:val="single" w:sz="2" w:space="0" w:color="auto"/>
                  <w:shd w:val="clear" w:color="auto" w:fill="F7F7F8"/>
                </w:rPr>
                <w:t>ORDER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dense_rank,</w:t>
              </w:r>
            </w:ins>
          </w:p>
          <w:p w14:paraId="3A08F6B7" w14:textId="77777777" w:rsidR="00254258" w:rsidRDefault="00304EF3">
            <w:pPr>
              <w:rPr>
                <w:ins w:id="2079" w:author="Aarati AD" w:date="2023-04-11T15:13:00Z"/>
                <w:rFonts w:ascii="Consolas" w:eastAsia="Times New Roman" w:hAnsi="Consolas" w:cs="Times New Roman"/>
                <w:color w:val="0F2B3D"/>
                <w:sz w:val="24"/>
                <w:szCs w:val="24"/>
                <w:bdr w:val="single" w:sz="2" w:space="0" w:color="auto"/>
                <w:shd w:val="clear" w:color="auto" w:fill="F7F7F8"/>
              </w:rPr>
            </w:pPr>
            <w:ins w:id="2080" w:author="Aarati AD" w:date="2023-04-11T15:13:00Z">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990000"/>
                  <w:sz w:val="24"/>
                  <w:szCs w:val="24"/>
                  <w:bdr w:val="single" w:sz="2" w:space="0" w:color="auto"/>
                  <w:shd w:val="clear" w:color="auto" w:fill="F7F7F8"/>
                </w:rPr>
                <w:t>SUM</w:t>
              </w:r>
              <w:r>
                <w:rPr>
                  <w:rFonts w:ascii="Consolas" w:eastAsia="Times New Roman" w:hAnsi="Consolas" w:cs="Times New Roman"/>
                  <w:color w:val="0F2B3D"/>
                  <w:sz w:val="24"/>
                  <w:szCs w:val="24"/>
                  <w:bdr w:val="single" w:sz="2" w:space="0" w:color="auto"/>
                  <w:shd w:val="clear" w:color="auto" w:fill="F7F7F8"/>
                </w:rPr>
                <w:t xml:space="preserve">(standard_qty) </w:t>
              </w:r>
              <w:r>
                <w:rPr>
                  <w:rFonts w:ascii="Consolas" w:eastAsia="Times New Roman" w:hAnsi="Consolas" w:cs="Times New Roman"/>
                  <w:b/>
                  <w:bCs/>
                  <w:color w:val="0F2B3D"/>
                  <w:sz w:val="24"/>
                  <w:szCs w:val="24"/>
                  <w:bdr w:val="single" w:sz="2" w:space="0" w:color="auto"/>
                  <w:shd w:val="clear" w:color="auto" w:fill="F7F7F8"/>
                </w:rPr>
                <w:t>OVER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PARTITION</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account_id </w:t>
              </w:r>
              <w:r>
                <w:rPr>
                  <w:rFonts w:ascii="Consolas" w:eastAsia="Times New Roman" w:hAnsi="Consolas" w:cs="Times New Roman"/>
                  <w:b/>
                  <w:bCs/>
                  <w:color w:val="0F2B3D"/>
                  <w:sz w:val="24"/>
                  <w:szCs w:val="24"/>
                  <w:bdr w:val="single" w:sz="2" w:space="0" w:color="auto"/>
                  <w:shd w:val="clear" w:color="auto" w:fill="F7F7F8"/>
                </w:rPr>
                <w:t>ORDER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sum_std_qty,</w:t>
              </w:r>
            </w:ins>
          </w:p>
          <w:p w14:paraId="04ED8DD8" w14:textId="77777777" w:rsidR="00254258" w:rsidRDefault="00304EF3">
            <w:pPr>
              <w:rPr>
                <w:ins w:id="2081" w:author="Aarati AD" w:date="2023-04-11T15:13:00Z"/>
                <w:rFonts w:ascii="Consolas" w:eastAsia="Times New Roman" w:hAnsi="Consolas" w:cs="Times New Roman"/>
                <w:color w:val="0F2B3D"/>
                <w:sz w:val="24"/>
                <w:szCs w:val="24"/>
                <w:bdr w:val="single" w:sz="2" w:space="0" w:color="auto"/>
                <w:shd w:val="clear" w:color="auto" w:fill="F7F7F8"/>
              </w:rPr>
            </w:pPr>
            <w:ins w:id="2082" w:author="Aarati AD" w:date="2023-04-11T15:13:00Z">
              <w:r>
                <w:rPr>
                  <w:rFonts w:ascii="Consolas" w:eastAsia="Times New Roman" w:hAnsi="Consolas" w:cs="Times New Roman"/>
                  <w:color w:val="0F2B3D"/>
                  <w:sz w:val="24"/>
                  <w:szCs w:val="24"/>
                  <w:bdr w:val="single" w:sz="2" w:space="0" w:color="auto"/>
                  <w:shd w:val="clear" w:color="auto" w:fill="F7F7F8"/>
                </w:rPr>
                <w:lastRenderedPageBreak/>
                <w:t xml:space="preserve">       </w:t>
              </w:r>
              <w:r>
                <w:rPr>
                  <w:rFonts w:ascii="Consolas" w:eastAsia="Times New Roman" w:hAnsi="Consolas" w:cs="Times New Roman"/>
                  <w:b/>
                  <w:bCs/>
                  <w:color w:val="990000"/>
                  <w:sz w:val="24"/>
                  <w:szCs w:val="24"/>
                  <w:bdr w:val="single" w:sz="2" w:space="0" w:color="auto"/>
                  <w:shd w:val="clear" w:color="auto" w:fill="F7F7F8"/>
                </w:rPr>
                <w:t>COUNT</w:t>
              </w:r>
              <w:r>
                <w:rPr>
                  <w:rFonts w:ascii="Consolas" w:eastAsia="Times New Roman" w:hAnsi="Consolas" w:cs="Times New Roman"/>
                  <w:color w:val="0F2B3D"/>
                  <w:sz w:val="24"/>
                  <w:szCs w:val="24"/>
                  <w:bdr w:val="single" w:sz="2" w:space="0" w:color="auto"/>
                  <w:shd w:val="clear" w:color="auto" w:fill="F7F7F8"/>
                </w:rPr>
                <w:t xml:space="preserve">(standard_qty) </w:t>
              </w:r>
              <w:r>
                <w:rPr>
                  <w:rFonts w:ascii="Consolas" w:eastAsia="Times New Roman" w:hAnsi="Consolas" w:cs="Times New Roman"/>
                  <w:b/>
                  <w:bCs/>
                  <w:color w:val="0F2B3D"/>
                  <w:sz w:val="24"/>
                  <w:szCs w:val="24"/>
                  <w:bdr w:val="single" w:sz="2" w:space="0" w:color="auto"/>
                  <w:shd w:val="clear" w:color="auto" w:fill="F7F7F8"/>
                </w:rPr>
                <w:t>OVER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PARTITION</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account_id </w:t>
              </w:r>
              <w:r>
                <w:rPr>
                  <w:rFonts w:ascii="Consolas" w:eastAsia="Times New Roman" w:hAnsi="Consolas" w:cs="Times New Roman"/>
                  <w:b/>
                  <w:bCs/>
                  <w:color w:val="0F2B3D"/>
                  <w:sz w:val="24"/>
                  <w:szCs w:val="24"/>
                  <w:bdr w:val="single" w:sz="2" w:space="0" w:color="auto"/>
                  <w:shd w:val="clear" w:color="auto" w:fill="F7F7F8"/>
                </w:rPr>
                <w:t>ORDER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count_std_qty,</w:t>
              </w:r>
            </w:ins>
          </w:p>
          <w:p w14:paraId="28675643" w14:textId="77777777" w:rsidR="00254258" w:rsidRDefault="00304EF3">
            <w:pPr>
              <w:rPr>
                <w:ins w:id="2083" w:author="Aarati AD" w:date="2023-04-11T15:13:00Z"/>
                <w:rFonts w:ascii="Consolas" w:eastAsia="Times New Roman" w:hAnsi="Consolas" w:cs="Times New Roman"/>
                <w:color w:val="0F2B3D"/>
                <w:sz w:val="24"/>
                <w:szCs w:val="24"/>
                <w:bdr w:val="single" w:sz="2" w:space="0" w:color="auto"/>
                <w:shd w:val="clear" w:color="auto" w:fill="F7F7F8"/>
              </w:rPr>
            </w:pPr>
            <w:ins w:id="2084" w:author="Aarati AD" w:date="2023-04-11T15:13:00Z">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990000"/>
                  <w:sz w:val="24"/>
                  <w:szCs w:val="24"/>
                  <w:bdr w:val="single" w:sz="2" w:space="0" w:color="auto"/>
                  <w:shd w:val="clear" w:color="auto" w:fill="F7F7F8"/>
                </w:rPr>
                <w:t>AVG</w:t>
              </w:r>
              <w:r>
                <w:rPr>
                  <w:rFonts w:ascii="Consolas" w:eastAsia="Times New Roman" w:hAnsi="Consolas" w:cs="Times New Roman"/>
                  <w:color w:val="0F2B3D"/>
                  <w:sz w:val="24"/>
                  <w:szCs w:val="24"/>
                  <w:bdr w:val="single" w:sz="2" w:space="0" w:color="auto"/>
                  <w:shd w:val="clear" w:color="auto" w:fill="F7F7F8"/>
                </w:rPr>
                <w:t xml:space="preserve">(standard_qty) </w:t>
              </w:r>
              <w:r>
                <w:rPr>
                  <w:rFonts w:ascii="Consolas" w:eastAsia="Times New Roman" w:hAnsi="Consolas" w:cs="Times New Roman"/>
                  <w:b/>
                  <w:bCs/>
                  <w:color w:val="0F2B3D"/>
                  <w:sz w:val="24"/>
                  <w:szCs w:val="24"/>
                  <w:bdr w:val="single" w:sz="2" w:space="0" w:color="auto"/>
                  <w:shd w:val="clear" w:color="auto" w:fill="F7F7F8"/>
                </w:rPr>
                <w:t>OVER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PARTITION</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account_id </w:t>
              </w:r>
              <w:r>
                <w:rPr>
                  <w:rFonts w:ascii="Consolas" w:eastAsia="Times New Roman" w:hAnsi="Consolas" w:cs="Times New Roman"/>
                  <w:b/>
                  <w:bCs/>
                  <w:color w:val="0F2B3D"/>
                  <w:sz w:val="24"/>
                  <w:szCs w:val="24"/>
                  <w:bdr w:val="single" w:sz="2" w:space="0" w:color="auto"/>
                  <w:shd w:val="clear" w:color="auto" w:fill="F7F7F8"/>
                </w:rPr>
                <w:t>ORDER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avg_std_qty,</w:t>
              </w:r>
            </w:ins>
          </w:p>
          <w:p w14:paraId="1F65040F" w14:textId="77777777" w:rsidR="00254258" w:rsidRDefault="00304EF3">
            <w:pPr>
              <w:rPr>
                <w:ins w:id="2085" w:author="Aarati AD" w:date="2023-04-11T15:13:00Z"/>
                <w:rFonts w:ascii="Consolas" w:eastAsia="Times New Roman" w:hAnsi="Consolas" w:cs="Times New Roman"/>
                <w:color w:val="0F2B3D"/>
                <w:sz w:val="24"/>
                <w:szCs w:val="24"/>
                <w:bdr w:val="single" w:sz="2" w:space="0" w:color="auto"/>
                <w:shd w:val="clear" w:color="auto" w:fill="F7F7F8"/>
              </w:rPr>
            </w:pPr>
            <w:ins w:id="2086" w:author="Aarati AD" w:date="2023-04-11T15:13:00Z">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990000"/>
                  <w:sz w:val="24"/>
                  <w:szCs w:val="24"/>
                  <w:bdr w:val="single" w:sz="2" w:space="0" w:color="auto"/>
                  <w:shd w:val="clear" w:color="auto" w:fill="F7F7F8"/>
                </w:rPr>
                <w:t>MIN</w:t>
              </w:r>
              <w:r>
                <w:rPr>
                  <w:rFonts w:ascii="Consolas" w:eastAsia="Times New Roman" w:hAnsi="Consolas" w:cs="Times New Roman"/>
                  <w:color w:val="0F2B3D"/>
                  <w:sz w:val="24"/>
                  <w:szCs w:val="24"/>
                  <w:bdr w:val="single" w:sz="2" w:space="0" w:color="auto"/>
                  <w:shd w:val="clear" w:color="auto" w:fill="F7F7F8"/>
                </w:rPr>
                <w:t xml:space="preserve">(standard_qty) </w:t>
              </w:r>
              <w:r>
                <w:rPr>
                  <w:rFonts w:ascii="Consolas" w:eastAsia="Times New Roman" w:hAnsi="Consolas" w:cs="Times New Roman"/>
                  <w:b/>
                  <w:bCs/>
                  <w:color w:val="0F2B3D"/>
                  <w:sz w:val="24"/>
                  <w:szCs w:val="24"/>
                  <w:bdr w:val="single" w:sz="2" w:space="0" w:color="auto"/>
                  <w:shd w:val="clear" w:color="auto" w:fill="F7F7F8"/>
                </w:rPr>
                <w:t>OVER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PARTITION</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account_id </w:t>
              </w:r>
              <w:r>
                <w:rPr>
                  <w:rFonts w:ascii="Consolas" w:eastAsia="Times New Roman" w:hAnsi="Consolas" w:cs="Times New Roman"/>
                  <w:b/>
                  <w:bCs/>
                  <w:color w:val="0F2B3D"/>
                  <w:sz w:val="24"/>
                  <w:szCs w:val="24"/>
                  <w:bdr w:val="single" w:sz="2" w:space="0" w:color="auto"/>
                  <w:shd w:val="clear" w:color="auto" w:fill="F7F7F8"/>
                </w:rPr>
                <w:t>ORDER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min_std_qty,</w:t>
              </w:r>
            </w:ins>
          </w:p>
          <w:p w14:paraId="01598460" w14:textId="77777777" w:rsidR="00254258" w:rsidRDefault="00304EF3">
            <w:pPr>
              <w:rPr>
                <w:ins w:id="2087" w:author="Aarati AD" w:date="2023-04-11T15:13:00Z"/>
                <w:rFonts w:ascii="Consolas" w:eastAsia="Times New Roman" w:hAnsi="Consolas" w:cs="Times New Roman"/>
                <w:color w:val="0F2B3D"/>
                <w:sz w:val="24"/>
                <w:szCs w:val="24"/>
                <w:bdr w:val="single" w:sz="2" w:space="0" w:color="auto"/>
                <w:shd w:val="clear" w:color="auto" w:fill="F7F7F8"/>
              </w:rPr>
            </w:pPr>
            <w:ins w:id="2088" w:author="Aarati AD" w:date="2023-04-11T15:13:00Z">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990000"/>
                  <w:sz w:val="24"/>
                  <w:szCs w:val="24"/>
                  <w:bdr w:val="single" w:sz="2" w:space="0" w:color="auto"/>
                  <w:shd w:val="clear" w:color="auto" w:fill="F7F7F8"/>
                </w:rPr>
                <w:t>MAX</w:t>
              </w:r>
              <w:r>
                <w:rPr>
                  <w:rFonts w:ascii="Consolas" w:eastAsia="Times New Roman" w:hAnsi="Consolas" w:cs="Times New Roman"/>
                  <w:color w:val="0F2B3D"/>
                  <w:sz w:val="24"/>
                  <w:szCs w:val="24"/>
                  <w:bdr w:val="single" w:sz="2" w:space="0" w:color="auto"/>
                  <w:shd w:val="clear" w:color="auto" w:fill="F7F7F8"/>
                </w:rPr>
                <w:t xml:space="preserve">(standard_qty) </w:t>
              </w:r>
              <w:r>
                <w:rPr>
                  <w:rFonts w:ascii="Consolas" w:eastAsia="Times New Roman" w:hAnsi="Consolas" w:cs="Times New Roman"/>
                  <w:b/>
                  <w:bCs/>
                  <w:color w:val="0F2B3D"/>
                  <w:sz w:val="24"/>
                  <w:szCs w:val="24"/>
                  <w:bdr w:val="single" w:sz="2" w:space="0" w:color="auto"/>
                  <w:shd w:val="clear" w:color="auto" w:fill="F7F7F8"/>
                </w:rPr>
                <w:t>OVER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PARTITION</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account_id </w:t>
              </w:r>
              <w:r>
                <w:rPr>
                  <w:rFonts w:ascii="Consolas" w:eastAsia="Times New Roman" w:hAnsi="Consolas" w:cs="Times New Roman"/>
                  <w:b/>
                  <w:bCs/>
                  <w:color w:val="0F2B3D"/>
                  <w:sz w:val="24"/>
                  <w:szCs w:val="24"/>
                  <w:bdr w:val="single" w:sz="2" w:space="0" w:color="auto"/>
                  <w:shd w:val="clear" w:color="auto" w:fill="F7F7F8"/>
                </w:rPr>
                <w:t>ORDER</w:t>
              </w:r>
              <w:r>
                <w:rPr>
                  <w:rFonts w:ascii="Consolas" w:eastAsia="Times New Roman" w:hAnsi="Consolas" w:cs="Times New Roman"/>
                  <w:color w:val="0F2B3D"/>
                  <w:sz w:val="24"/>
                  <w:szCs w:val="24"/>
                  <w:bdr w:val="single" w:sz="2" w:space="0" w:color="auto"/>
                  <w:shd w:val="clear" w:color="auto" w:fill="F7F7F8"/>
                </w:rPr>
                <w:t xml:space="preserve"> </w:t>
              </w:r>
              <w:r>
                <w:rPr>
                  <w:rFonts w:ascii="Consolas" w:eastAsia="Times New Roman" w:hAnsi="Consolas" w:cs="Times New Roman"/>
                  <w:b/>
                  <w:bCs/>
                  <w:color w:val="0F2B3D"/>
                  <w:sz w:val="24"/>
                  <w:szCs w:val="24"/>
                  <w:bdr w:val="single" w:sz="2" w:space="0" w:color="auto"/>
                  <w:shd w:val="clear" w:color="auto" w:fill="F7F7F8"/>
                </w:rPr>
                <w:t>BY</w:t>
              </w:r>
              <w:r>
                <w:rPr>
                  <w:rFonts w:ascii="Consolas" w:eastAsia="Times New Roman" w:hAnsi="Consolas" w:cs="Times New Roman"/>
                  <w:color w:val="0F2B3D"/>
                  <w:sz w:val="24"/>
                  <w:szCs w:val="24"/>
                  <w:bdr w:val="single" w:sz="2" w:space="0" w:color="auto"/>
                  <w:shd w:val="clear" w:color="auto" w:fill="F7F7F8"/>
                </w:rPr>
                <w:t xml:space="preserve"> DATE_TRUNC(</w:t>
              </w:r>
              <w:r>
                <w:rPr>
                  <w:rFonts w:ascii="Consolas" w:eastAsia="Times New Roman" w:hAnsi="Consolas" w:cs="Times New Roman"/>
                  <w:color w:val="DD1144"/>
                  <w:sz w:val="24"/>
                  <w:szCs w:val="24"/>
                  <w:bdr w:val="single" w:sz="2" w:space="0" w:color="auto"/>
                  <w:shd w:val="clear" w:color="auto" w:fill="F7F7F8"/>
                </w:rPr>
                <w:t>'month'</w:t>
              </w:r>
              <w:r>
                <w:rPr>
                  <w:rFonts w:ascii="Consolas" w:eastAsia="Times New Roman" w:hAnsi="Consolas" w:cs="Times New Roman"/>
                  <w:color w:val="0F2B3D"/>
                  <w:sz w:val="24"/>
                  <w:szCs w:val="24"/>
                  <w:bdr w:val="single" w:sz="2" w:space="0" w:color="auto"/>
                  <w:shd w:val="clear" w:color="auto" w:fill="F7F7F8"/>
                </w:rPr>
                <w:t xml:space="preserve">,occurred_at)) </w:t>
              </w:r>
              <w:r>
                <w:rPr>
                  <w:rFonts w:ascii="Consolas" w:eastAsia="Times New Roman" w:hAnsi="Consolas" w:cs="Times New Roman"/>
                  <w:b/>
                  <w:bCs/>
                  <w:color w:val="0F2B3D"/>
                  <w:sz w:val="24"/>
                  <w:szCs w:val="24"/>
                  <w:bdr w:val="single" w:sz="2" w:space="0" w:color="auto"/>
                  <w:shd w:val="clear" w:color="auto" w:fill="F7F7F8"/>
                </w:rPr>
                <w:t>AS</w:t>
              </w:r>
              <w:r>
                <w:rPr>
                  <w:rFonts w:ascii="Consolas" w:eastAsia="Times New Roman" w:hAnsi="Consolas" w:cs="Times New Roman"/>
                  <w:color w:val="0F2B3D"/>
                  <w:sz w:val="24"/>
                  <w:szCs w:val="24"/>
                  <w:bdr w:val="single" w:sz="2" w:space="0" w:color="auto"/>
                  <w:shd w:val="clear" w:color="auto" w:fill="F7F7F8"/>
                </w:rPr>
                <w:t xml:space="preserve"> max_std_qty</w:t>
              </w:r>
            </w:ins>
          </w:p>
          <w:p w14:paraId="623810F1" w14:textId="77777777" w:rsidR="00254258" w:rsidRDefault="00304EF3">
            <w:pPr>
              <w:rPr>
                <w:ins w:id="2089" w:author="Aarati AD" w:date="2023-04-11T15:13:00Z"/>
                <w:rFonts w:ascii="Times New Roman" w:hAnsi="Times New Roman" w:cs="Times New Roman"/>
                <w:sz w:val="28"/>
                <w:szCs w:val="28"/>
              </w:rPr>
            </w:pPr>
            <w:ins w:id="2090" w:author="Aarati AD" w:date="2023-04-11T15:13:00Z">
              <w:r>
                <w:rPr>
                  <w:rFonts w:ascii="Consolas" w:eastAsia="Times New Roman" w:hAnsi="Consolas" w:cs="Times New Roman"/>
                  <w:b/>
                  <w:bCs/>
                  <w:color w:val="0F2B3D"/>
                  <w:sz w:val="24"/>
                  <w:szCs w:val="24"/>
                  <w:bdr w:val="single" w:sz="2" w:space="0" w:color="auto"/>
                  <w:shd w:val="clear" w:color="auto" w:fill="F7F7F8"/>
                </w:rPr>
                <w:t>FROM</w:t>
              </w:r>
              <w:r>
                <w:rPr>
                  <w:rFonts w:ascii="Consolas" w:eastAsia="Times New Roman" w:hAnsi="Consolas" w:cs="Times New Roman"/>
                  <w:color w:val="0F2B3D"/>
                  <w:sz w:val="24"/>
                  <w:szCs w:val="24"/>
                  <w:bdr w:val="single" w:sz="2" w:space="0" w:color="auto"/>
                  <w:shd w:val="clear" w:color="auto" w:fill="F7F7F8"/>
                </w:rPr>
                <w:t xml:space="preserve"> orders</w:t>
              </w:r>
            </w:ins>
          </w:p>
          <w:p w14:paraId="1BEEE4FD" w14:textId="77777777" w:rsidR="00254258" w:rsidRDefault="00254258">
            <w:pPr>
              <w:pStyle w:val="PlainText"/>
            </w:pPr>
          </w:p>
        </w:tc>
      </w:tr>
    </w:tbl>
    <w:p w14:paraId="6D7D1D69" w14:textId="77777777" w:rsidR="00254258" w:rsidRPr="00254258" w:rsidRDefault="00254258">
      <w:pPr>
        <w:rPr>
          <w:ins w:id="2091" w:author="Aarati AD" w:date="2023-04-11T14:13:00Z"/>
          <w:rFonts w:ascii="Times New Roman" w:hAnsi="Times New Roman" w:cs="Times New Roman"/>
          <w:sz w:val="28"/>
          <w:szCs w:val="28"/>
          <w:rPrChange w:id="2092" w:author="Aarati AD" w:date="2023-04-11T15:06:00Z">
            <w:rPr>
              <w:ins w:id="2093" w:author="Aarati AD" w:date="2023-04-11T14:13:00Z"/>
              <w:rFonts w:ascii="Times New Roman" w:hAnsi="Times New Roman" w:cs="Times New Roman"/>
              <w:sz w:val="24"/>
              <w:szCs w:val="24"/>
            </w:rPr>
          </w:rPrChange>
        </w:rPr>
      </w:pPr>
    </w:p>
    <w:p w14:paraId="73DE49EA" w14:textId="77777777" w:rsidR="00254258" w:rsidRDefault="00304EF3">
      <w:pPr>
        <w:rPr>
          <w:ins w:id="2094" w:author="Aarati AD" w:date="2023-04-11T15:05:00Z"/>
          <w:rFonts w:ascii="Times New Roman" w:hAnsi="Times New Roman" w:cs="Times New Roman"/>
          <w:sz w:val="24"/>
          <w:szCs w:val="24"/>
        </w:rPr>
      </w:pPr>
      <w:ins w:id="2095" w:author="Aarati AD" w:date="2023-04-11T15:05:00Z">
        <w:r>
          <w:rPr>
            <w:rFonts w:ascii="Times New Roman" w:hAnsi="Times New Roman" w:cs="Times New Roman"/>
            <w:sz w:val="24"/>
            <w:szCs w:val="24"/>
          </w:rPr>
          <w:t>For more det</w:t>
        </w:r>
      </w:ins>
      <w:ins w:id="2096" w:author="Aarati AD" w:date="2023-04-11T15:06:00Z">
        <w:r>
          <w:rPr>
            <w:rFonts w:ascii="Times New Roman" w:hAnsi="Times New Roman" w:cs="Times New Roman"/>
            <w:sz w:val="24"/>
            <w:szCs w:val="24"/>
          </w:rPr>
          <w:t>ails:</w:t>
        </w:r>
      </w:ins>
    </w:p>
    <w:p w14:paraId="31C6911E" w14:textId="77777777" w:rsidR="00254258" w:rsidRDefault="00304EF3">
      <w:pPr>
        <w:rPr>
          <w:ins w:id="2097" w:author="Aarati AD" w:date="2023-04-11T15:06:00Z"/>
          <w:rFonts w:ascii="Times New Roman" w:hAnsi="Times New Roman" w:cs="Times New Roman"/>
          <w:sz w:val="24"/>
          <w:szCs w:val="24"/>
        </w:rPr>
      </w:pPr>
      <w:r>
        <w:fldChar w:fldCharType="begin"/>
      </w:r>
      <w:r>
        <w:instrText xml:space="preserve"> HYPERLINK "https://stackoverflow.com/questions/41364665/analytic-count-over-partition-with-and-without-order-by-clause" </w:instrText>
      </w:r>
      <w:r>
        <w:fldChar w:fldCharType="separate"/>
      </w:r>
      <w:ins w:id="2098" w:author="Aarati AD" w:date="2023-04-11T15:05:00Z">
        <w:r>
          <w:rPr>
            <w:rStyle w:val="Hyperlink"/>
            <w:rFonts w:ascii="Times New Roman" w:hAnsi="Times New Roman" w:cs="Times New Roman"/>
            <w:sz w:val="24"/>
            <w:szCs w:val="24"/>
          </w:rPr>
          <w:t>https://stackoverflow.com/questions/41364665/analytic-count-over-partition-with-and-without-order-by-clause</w:t>
        </w:r>
      </w:ins>
      <w:r>
        <w:fldChar w:fldCharType="end"/>
      </w:r>
      <w:ins w:id="2099" w:author="Aarati AD" w:date="2023-04-11T15:05:00Z">
        <w:r>
          <w:rPr>
            <w:rFonts w:ascii="Times New Roman" w:hAnsi="Times New Roman" w:cs="Times New Roman"/>
            <w:sz w:val="24"/>
            <w:szCs w:val="24"/>
          </w:rPr>
          <w:t xml:space="preserve"> </w:t>
        </w:r>
      </w:ins>
      <w:del w:id="2100" w:author="Aarati AD" w:date="2023-04-11T14:12:00Z">
        <w:r>
          <w:rPr>
            <w:rFonts w:ascii="Times New Roman" w:hAnsi="Times New Roman" w:cs="Times New Roman"/>
            <w:sz w:val="24"/>
            <w:szCs w:val="24"/>
          </w:rPr>
          <w:br/>
        </w:r>
      </w:del>
    </w:p>
    <w:p w14:paraId="29B9F029" w14:textId="77777777" w:rsidR="00254258" w:rsidRPr="00254258" w:rsidRDefault="00304EF3" w:rsidP="00254258">
      <w:pPr>
        <w:pStyle w:val="Heading1"/>
        <w:pBdr>
          <w:top w:val="single" w:sz="2" w:space="0" w:color="auto"/>
          <w:left w:val="single" w:sz="2" w:space="0" w:color="auto"/>
          <w:bottom w:val="single" w:sz="2" w:space="0" w:color="auto"/>
          <w:right w:val="single" w:sz="2" w:space="0" w:color="auto"/>
        </w:pBdr>
        <w:shd w:val="clear" w:color="auto" w:fill="FFFFFF"/>
        <w:jc w:val="both"/>
        <w:rPr>
          <w:ins w:id="2101" w:author="Aarati AD" w:date="2023-04-11T15:09:00Z"/>
          <w:rFonts w:ascii="Times New Roman" w:hAnsi="Times New Roman" w:cs="Times New Roman"/>
          <w:color w:val="0B0B0B"/>
          <w:spacing w:val="10"/>
          <w:sz w:val="34"/>
          <w:szCs w:val="36"/>
          <w:rPrChange w:id="2102" w:author="Aarati AD" w:date="2023-04-11T15:10:00Z">
            <w:rPr>
              <w:ins w:id="2103" w:author="Aarati AD" w:date="2023-04-11T15:09:00Z"/>
              <w:rFonts w:ascii="Times New Roman" w:hAnsi="Times New Roman" w:cs="Times New Roman"/>
              <w:b/>
              <w:bCs/>
              <w:sz w:val="36"/>
              <w:szCs w:val="36"/>
            </w:rPr>
          </w:rPrChange>
        </w:rPr>
        <w:pPrChange w:id="2104" w:author="Aarati AD" w:date="2023-04-11T15:10:00Z">
          <w:pPr/>
        </w:pPrChange>
      </w:pPr>
      <w:ins w:id="2105" w:author="Aarati AD" w:date="2023-04-11T15:09:00Z">
        <w:r>
          <w:rPr>
            <w:rFonts w:ascii="Times New Roman" w:hAnsi="Times New Roman" w:cs="Times New Roman"/>
            <w:b/>
            <w:bCs/>
            <w:sz w:val="40"/>
            <w:szCs w:val="40"/>
            <w:rPrChange w:id="2106" w:author="Aarati AD" w:date="2023-04-11T15:10:00Z">
              <w:rPr>
                <w:rFonts w:ascii="Times New Roman" w:hAnsi="Times New Roman" w:cs="Times New Roman"/>
                <w:sz w:val="24"/>
                <w:szCs w:val="24"/>
              </w:rPr>
            </w:rPrChange>
          </w:rPr>
          <w:t>Alias:</w:t>
        </w:r>
      </w:ins>
      <w:ins w:id="2107" w:author="Aarati AD" w:date="2023-04-11T15:10:00Z">
        <w:r>
          <w:rPr>
            <w:rFonts w:ascii="Times New Roman" w:hAnsi="Times New Roman" w:cs="Times New Roman"/>
            <w:b/>
            <w:bCs/>
            <w:color w:val="0B0B0B"/>
            <w:spacing w:val="10"/>
            <w:sz w:val="34"/>
            <w:szCs w:val="36"/>
            <w:rPrChange w:id="2108" w:author="Aarati AD" w:date="2023-04-11T15:10:00Z">
              <w:rPr>
                <w:rFonts w:ascii="var(--chakra-fonts-heading)" w:hAnsi="var(--chakra-fonts-heading)"/>
                <w:b/>
                <w:bCs/>
                <w:color w:val="0B0B0B"/>
                <w:spacing w:val="10"/>
              </w:rPr>
            </w:rPrChange>
          </w:rPr>
          <w:t xml:space="preserve"> Aliases for Multiple Window Functions</w:t>
        </w:r>
      </w:ins>
    </w:p>
    <w:p w14:paraId="5D3F1A94" w14:textId="77777777" w:rsidR="00254258" w:rsidRDefault="00304EF3">
      <w:pPr>
        <w:rPr>
          <w:ins w:id="2109" w:author="Aarati AD" w:date="2023-04-11T15:10:00Z"/>
          <w:rFonts w:ascii="Times New Roman" w:hAnsi="Times New Roman" w:cs="Times New Roman"/>
          <w:sz w:val="28"/>
          <w:szCs w:val="28"/>
        </w:rPr>
      </w:pPr>
      <w:ins w:id="2110" w:author="Aarati AD" w:date="2023-04-11T15:09:00Z">
        <w:r>
          <w:rPr>
            <w:rFonts w:ascii="Times New Roman" w:hAnsi="Times New Roman" w:cs="Times New Roman"/>
            <w:sz w:val="28"/>
            <w:szCs w:val="28"/>
          </w:rPr>
          <w:t>If you create an Aliases for multiple Wind</w:t>
        </w:r>
      </w:ins>
      <w:ins w:id="2111" w:author="Aarati AD" w:date="2023-04-11T15:10:00Z">
        <w:r>
          <w:rPr>
            <w:rFonts w:ascii="Times New Roman" w:hAnsi="Times New Roman" w:cs="Times New Roman"/>
            <w:sz w:val="28"/>
            <w:szCs w:val="28"/>
          </w:rPr>
          <w:t xml:space="preserve">ow function: </w:t>
        </w:r>
      </w:ins>
    </w:p>
    <w:p w14:paraId="58EB76C2" w14:textId="77777777" w:rsidR="00254258" w:rsidRPr="00254258" w:rsidRDefault="00304EF3">
      <w:pPr>
        <w:rPr>
          <w:ins w:id="2112" w:author="Aarati AD" w:date="2023-04-11T15:20:00Z"/>
          <w:rFonts w:ascii="Times New Roman" w:hAnsi="Times New Roman" w:cs="Times New Roman"/>
          <w:sz w:val="24"/>
          <w:szCs w:val="24"/>
          <w:rPrChange w:id="2113" w:author="Aarati AD" w:date="2023-04-11T15:24:00Z">
            <w:rPr>
              <w:ins w:id="2114" w:author="Aarati AD" w:date="2023-04-11T15:20:00Z"/>
              <w:rFonts w:ascii="Times New Roman" w:hAnsi="Times New Roman" w:cs="Times New Roman"/>
              <w:sz w:val="28"/>
              <w:szCs w:val="28"/>
            </w:rPr>
          </w:rPrChange>
        </w:rPr>
      </w:pPr>
      <w:ins w:id="2115" w:author="Aarati AD" w:date="2023-04-11T15:20:00Z">
        <w:r>
          <w:rPr>
            <w:rFonts w:ascii="Times New Roman" w:hAnsi="Times New Roman" w:cs="Times New Roman"/>
            <w:sz w:val="24"/>
            <w:szCs w:val="24"/>
            <w:rPrChange w:id="2116" w:author="Aarati AD" w:date="2023-04-11T15:24:00Z">
              <w:rPr>
                <w:rFonts w:ascii="Times New Roman" w:hAnsi="Times New Roman" w:cs="Times New Roman"/>
                <w:sz w:val="28"/>
                <w:szCs w:val="28"/>
              </w:rPr>
            </w:rPrChange>
          </w:rPr>
          <w:t>SELECT id,</w:t>
        </w:r>
      </w:ins>
    </w:p>
    <w:p w14:paraId="5C37C5E5" w14:textId="77777777" w:rsidR="00254258" w:rsidRPr="00254258" w:rsidRDefault="00304EF3">
      <w:pPr>
        <w:rPr>
          <w:ins w:id="2117" w:author="Aarati AD" w:date="2023-04-11T15:20:00Z"/>
          <w:rFonts w:ascii="Times New Roman" w:hAnsi="Times New Roman" w:cs="Times New Roman"/>
          <w:sz w:val="24"/>
          <w:szCs w:val="24"/>
          <w:rPrChange w:id="2118" w:author="Aarati AD" w:date="2023-04-11T15:24:00Z">
            <w:rPr>
              <w:ins w:id="2119" w:author="Aarati AD" w:date="2023-04-11T15:20:00Z"/>
              <w:rFonts w:ascii="Times New Roman" w:hAnsi="Times New Roman" w:cs="Times New Roman"/>
              <w:sz w:val="28"/>
              <w:szCs w:val="28"/>
            </w:rPr>
          </w:rPrChange>
        </w:rPr>
      </w:pPr>
      <w:ins w:id="2120" w:author="Aarati AD" w:date="2023-04-11T15:20:00Z">
        <w:r>
          <w:rPr>
            <w:rFonts w:ascii="Times New Roman" w:hAnsi="Times New Roman" w:cs="Times New Roman"/>
            <w:sz w:val="24"/>
            <w:szCs w:val="24"/>
            <w:rPrChange w:id="2121" w:author="Aarati AD" w:date="2023-04-11T15:24:00Z">
              <w:rPr>
                <w:rFonts w:ascii="Times New Roman" w:hAnsi="Times New Roman" w:cs="Times New Roman"/>
                <w:sz w:val="28"/>
                <w:szCs w:val="28"/>
              </w:rPr>
            </w:rPrChange>
          </w:rPr>
          <w:t xml:space="preserve">       account_id,</w:t>
        </w:r>
      </w:ins>
    </w:p>
    <w:p w14:paraId="62AFBEBA" w14:textId="77777777" w:rsidR="00254258" w:rsidRPr="00254258" w:rsidRDefault="00304EF3">
      <w:pPr>
        <w:rPr>
          <w:ins w:id="2122" w:author="Aarati AD" w:date="2023-04-11T15:20:00Z"/>
          <w:rFonts w:ascii="Times New Roman" w:hAnsi="Times New Roman" w:cs="Times New Roman"/>
          <w:sz w:val="24"/>
          <w:szCs w:val="24"/>
          <w:rPrChange w:id="2123" w:author="Aarati AD" w:date="2023-04-11T15:24:00Z">
            <w:rPr>
              <w:ins w:id="2124" w:author="Aarati AD" w:date="2023-04-11T15:20:00Z"/>
              <w:rFonts w:ascii="Times New Roman" w:hAnsi="Times New Roman" w:cs="Times New Roman"/>
              <w:sz w:val="28"/>
              <w:szCs w:val="28"/>
            </w:rPr>
          </w:rPrChange>
        </w:rPr>
      </w:pPr>
      <w:ins w:id="2125" w:author="Aarati AD" w:date="2023-04-11T15:20:00Z">
        <w:r>
          <w:rPr>
            <w:rFonts w:ascii="Times New Roman" w:hAnsi="Times New Roman" w:cs="Times New Roman"/>
            <w:sz w:val="24"/>
            <w:szCs w:val="24"/>
            <w:rPrChange w:id="2126" w:author="Aarati AD" w:date="2023-04-11T15:24:00Z">
              <w:rPr>
                <w:rFonts w:ascii="Times New Roman" w:hAnsi="Times New Roman" w:cs="Times New Roman"/>
                <w:sz w:val="28"/>
                <w:szCs w:val="28"/>
              </w:rPr>
            </w:rPrChange>
          </w:rPr>
          <w:t xml:space="preserve">       DATE_TRUNC('year',occurred_at) AS year,</w:t>
        </w:r>
      </w:ins>
    </w:p>
    <w:p w14:paraId="0B34CBED" w14:textId="77777777" w:rsidR="00254258" w:rsidRPr="00254258" w:rsidRDefault="00304EF3">
      <w:pPr>
        <w:rPr>
          <w:ins w:id="2127" w:author="Aarati AD" w:date="2023-04-11T15:20:00Z"/>
          <w:rFonts w:ascii="Times New Roman" w:hAnsi="Times New Roman" w:cs="Times New Roman"/>
          <w:sz w:val="24"/>
          <w:szCs w:val="24"/>
          <w:rPrChange w:id="2128" w:author="Aarati AD" w:date="2023-04-11T15:24:00Z">
            <w:rPr>
              <w:ins w:id="2129" w:author="Aarati AD" w:date="2023-04-11T15:20:00Z"/>
              <w:rFonts w:ascii="Times New Roman" w:hAnsi="Times New Roman" w:cs="Times New Roman"/>
              <w:sz w:val="28"/>
              <w:szCs w:val="28"/>
            </w:rPr>
          </w:rPrChange>
        </w:rPr>
      </w:pPr>
      <w:ins w:id="2130" w:author="Aarati AD" w:date="2023-04-11T15:20:00Z">
        <w:r>
          <w:rPr>
            <w:rFonts w:ascii="Times New Roman" w:hAnsi="Times New Roman" w:cs="Times New Roman"/>
            <w:sz w:val="24"/>
            <w:szCs w:val="24"/>
            <w:rPrChange w:id="2131" w:author="Aarati AD" w:date="2023-04-11T15:24:00Z">
              <w:rPr>
                <w:rFonts w:ascii="Times New Roman" w:hAnsi="Times New Roman" w:cs="Times New Roman"/>
                <w:sz w:val="28"/>
                <w:szCs w:val="28"/>
              </w:rPr>
            </w:rPrChange>
          </w:rPr>
          <w:t xml:space="preserve">       DENSE_RANK() OVER main_window AS dense_rank,</w:t>
        </w:r>
      </w:ins>
    </w:p>
    <w:p w14:paraId="037FFB39" w14:textId="77777777" w:rsidR="00254258" w:rsidRDefault="00304EF3">
      <w:pPr>
        <w:rPr>
          <w:ins w:id="2132" w:author="Aarati AD" w:date="2023-04-11T15:20:00Z"/>
          <w:rFonts w:ascii="Times New Roman" w:hAnsi="Times New Roman" w:cs="Times New Roman"/>
          <w:sz w:val="28"/>
          <w:szCs w:val="28"/>
        </w:rPr>
      </w:pPr>
      <w:ins w:id="2133" w:author="Aarati AD" w:date="2023-04-11T15:20:00Z">
        <w:r>
          <w:rPr>
            <w:rFonts w:ascii="Times New Roman" w:hAnsi="Times New Roman" w:cs="Times New Roman"/>
            <w:sz w:val="28"/>
            <w:szCs w:val="28"/>
          </w:rPr>
          <w:t xml:space="preserve">       total_amt_usd,</w:t>
        </w:r>
      </w:ins>
    </w:p>
    <w:p w14:paraId="5FD56F0E" w14:textId="77777777" w:rsidR="00254258" w:rsidRPr="00254258" w:rsidRDefault="00304EF3">
      <w:pPr>
        <w:rPr>
          <w:ins w:id="2134" w:author="Aarati AD" w:date="2023-04-11T15:20:00Z"/>
          <w:rFonts w:ascii="Times New Roman" w:hAnsi="Times New Roman" w:cs="Times New Roman"/>
          <w:sz w:val="24"/>
          <w:szCs w:val="24"/>
          <w:rPrChange w:id="2135" w:author="Aarati AD" w:date="2023-04-11T15:24:00Z">
            <w:rPr>
              <w:ins w:id="2136" w:author="Aarati AD" w:date="2023-04-11T15:20:00Z"/>
              <w:rFonts w:ascii="Times New Roman" w:hAnsi="Times New Roman" w:cs="Times New Roman"/>
              <w:sz w:val="28"/>
              <w:szCs w:val="28"/>
            </w:rPr>
          </w:rPrChange>
        </w:rPr>
      </w:pPr>
      <w:ins w:id="2137" w:author="Aarati AD" w:date="2023-04-11T15:20:00Z">
        <w:r>
          <w:rPr>
            <w:rFonts w:ascii="Times New Roman" w:hAnsi="Times New Roman" w:cs="Times New Roman"/>
            <w:sz w:val="24"/>
            <w:szCs w:val="24"/>
            <w:rPrChange w:id="2138" w:author="Aarati AD" w:date="2023-04-11T15:24:00Z">
              <w:rPr>
                <w:rFonts w:ascii="Times New Roman" w:hAnsi="Times New Roman" w:cs="Times New Roman"/>
                <w:sz w:val="28"/>
                <w:szCs w:val="28"/>
              </w:rPr>
            </w:rPrChange>
          </w:rPr>
          <w:t xml:space="preserve">       SUM(total_amt_usd) OVER main_window AS sum_total_amt_usd,</w:t>
        </w:r>
      </w:ins>
    </w:p>
    <w:p w14:paraId="1A125284" w14:textId="77777777" w:rsidR="00254258" w:rsidRPr="00254258" w:rsidRDefault="00304EF3">
      <w:pPr>
        <w:rPr>
          <w:ins w:id="2139" w:author="Aarati AD" w:date="2023-04-11T15:20:00Z"/>
          <w:rFonts w:ascii="Times New Roman" w:hAnsi="Times New Roman" w:cs="Times New Roman"/>
          <w:sz w:val="24"/>
          <w:szCs w:val="24"/>
          <w:rPrChange w:id="2140" w:author="Aarati AD" w:date="2023-04-11T15:24:00Z">
            <w:rPr>
              <w:ins w:id="2141" w:author="Aarati AD" w:date="2023-04-11T15:20:00Z"/>
              <w:rFonts w:ascii="Times New Roman" w:hAnsi="Times New Roman" w:cs="Times New Roman"/>
              <w:sz w:val="28"/>
              <w:szCs w:val="28"/>
            </w:rPr>
          </w:rPrChange>
        </w:rPr>
      </w:pPr>
      <w:ins w:id="2142" w:author="Aarati AD" w:date="2023-04-11T15:20:00Z">
        <w:r>
          <w:rPr>
            <w:rFonts w:ascii="Times New Roman" w:hAnsi="Times New Roman" w:cs="Times New Roman"/>
            <w:sz w:val="24"/>
            <w:szCs w:val="24"/>
            <w:rPrChange w:id="2143" w:author="Aarati AD" w:date="2023-04-11T15:24:00Z">
              <w:rPr>
                <w:rFonts w:ascii="Times New Roman" w:hAnsi="Times New Roman" w:cs="Times New Roman"/>
                <w:sz w:val="28"/>
                <w:szCs w:val="28"/>
              </w:rPr>
            </w:rPrChange>
          </w:rPr>
          <w:t xml:space="preserve">       COUNT(total_amt_usd) OVER main_window AS count_total_amt_usd,</w:t>
        </w:r>
      </w:ins>
    </w:p>
    <w:p w14:paraId="4BF4510B" w14:textId="77777777" w:rsidR="00254258" w:rsidRPr="00254258" w:rsidRDefault="00304EF3">
      <w:pPr>
        <w:rPr>
          <w:ins w:id="2144" w:author="Aarati AD" w:date="2023-04-11T15:20:00Z"/>
          <w:rFonts w:ascii="Times New Roman" w:hAnsi="Times New Roman" w:cs="Times New Roman"/>
          <w:sz w:val="24"/>
          <w:szCs w:val="24"/>
          <w:rPrChange w:id="2145" w:author="Aarati AD" w:date="2023-04-11T15:24:00Z">
            <w:rPr>
              <w:ins w:id="2146" w:author="Aarati AD" w:date="2023-04-11T15:20:00Z"/>
              <w:rFonts w:ascii="Times New Roman" w:hAnsi="Times New Roman" w:cs="Times New Roman"/>
              <w:sz w:val="28"/>
              <w:szCs w:val="28"/>
            </w:rPr>
          </w:rPrChange>
        </w:rPr>
      </w:pPr>
      <w:ins w:id="2147" w:author="Aarati AD" w:date="2023-04-11T15:20:00Z">
        <w:r>
          <w:rPr>
            <w:rFonts w:ascii="Times New Roman" w:hAnsi="Times New Roman" w:cs="Times New Roman"/>
            <w:sz w:val="24"/>
            <w:szCs w:val="24"/>
            <w:rPrChange w:id="2148" w:author="Aarati AD" w:date="2023-04-11T15:24:00Z">
              <w:rPr>
                <w:rFonts w:ascii="Times New Roman" w:hAnsi="Times New Roman" w:cs="Times New Roman"/>
                <w:sz w:val="28"/>
                <w:szCs w:val="28"/>
              </w:rPr>
            </w:rPrChange>
          </w:rPr>
          <w:t xml:space="preserve">       AVG(total_amt_usd) OVER main_window AS avg_total_amt_usd,</w:t>
        </w:r>
      </w:ins>
    </w:p>
    <w:p w14:paraId="76D5EA96" w14:textId="77777777" w:rsidR="00254258" w:rsidRPr="00254258" w:rsidRDefault="00304EF3">
      <w:pPr>
        <w:rPr>
          <w:ins w:id="2149" w:author="Aarati AD" w:date="2023-04-11T15:20:00Z"/>
          <w:rFonts w:ascii="Times New Roman" w:hAnsi="Times New Roman" w:cs="Times New Roman"/>
          <w:sz w:val="24"/>
          <w:szCs w:val="24"/>
          <w:rPrChange w:id="2150" w:author="Aarati AD" w:date="2023-04-11T15:24:00Z">
            <w:rPr>
              <w:ins w:id="2151" w:author="Aarati AD" w:date="2023-04-11T15:20:00Z"/>
              <w:rFonts w:ascii="Times New Roman" w:hAnsi="Times New Roman" w:cs="Times New Roman"/>
              <w:sz w:val="28"/>
              <w:szCs w:val="28"/>
            </w:rPr>
          </w:rPrChange>
        </w:rPr>
      </w:pPr>
      <w:ins w:id="2152" w:author="Aarati AD" w:date="2023-04-11T15:20:00Z">
        <w:r>
          <w:rPr>
            <w:rFonts w:ascii="Times New Roman" w:hAnsi="Times New Roman" w:cs="Times New Roman"/>
            <w:sz w:val="24"/>
            <w:szCs w:val="24"/>
            <w:rPrChange w:id="2153" w:author="Aarati AD" w:date="2023-04-11T15:24:00Z">
              <w:rPr>
                <w:rFonts w:ascii="Times New Roman" w:hAnsi="Times New Roman" w:cs="Times New Roman"/>
                <w:sz w:val="28"/>
                <w:szCs w:val="28"/>
              </w:rPr>
            </w:rPrChange>
          </w:rPr>
          <w:t xml:space="preserve">       MIN(total_amt_usd) OVER </w:t>
        </w:r>
        <w:commentRangeStart w:id="2154"/>
        <w:r>
          <w:rPr>
            <w:rFonts w:ascii="Times New Roman" w:hAnsi="Times New Roman" w:cs="Times New Roman"/>
            <w:sz w:val="24"/>
            <w:szCs w:val="24"/>
            <w:rPrChange w:id="2155" w:author="Aarati AD" w:date="2023-04-11T15:24:00Z">
              <w:rPr>
                <w:rFonts w:ascii="Times New Roman" w:hAnsi="Times New Roman" w:cs="Times New Roman"/>
                <w:sz w:val="28"/>
                <w:szCs w:val="28"/>
              </w:rPr>
            </w:rPrChange>
          </w:rPr>
          <w:t xml:space="preserve">main_window </w:t>
        </w:r>
      </w:ins>
      <w:commentRangeEnd w:id="2154"/>
      <w:r>
        <w:commentReference w:id="2154"/>
      </w:r>
      <w:ins w:id="2156" w:author="Aarati AD" w:date="2023-04-11T15:20:00Z">
        <w:r>
          <w:rPr>
            <w:rFonts w:ascii="Times New Roman" w:hAnsi="Times New Roman" w:cs="Times New Roman"/>
            <w:sz w:val="24"/>
            <w:szCs w:val="24"/>
            <w:rPrChange w:id="2157" w:author="Aarati AD" w:date="2023-04-11T15:24:00Z">
              <w:rPr>
                <w:rFonts w:ascii="Times New Roman" w:hAnsi="Times New Roman" w:cs="Times New Roman"/>
                <w:sz w:val="28"/>
                <w:szCs w:val="28"/>
              </w:rPr>
            </w:rPrChange>
          </w:rPr>
          <w:t>AS min_total_amt_usd,</w:t>
        </w:r>
      </w:ins>
    </w:p>
    <w:p w14:paraId="0795634C" w14:textId="77777777" w:rsidR="00254258" w:rsidRPr="00254258" w:rsidRDefault="00304EF3">
      <w:pPr>
        <w:rPr>
          <w:ins w:id="2158" w:author="Aarati AD" w:date="2023-04-11T15:20:00Z"/>
          <w:rFonts w:ascii="Times New Roman" w:hAnsi="Times New Roman" w:cs="Times New Roman"/>
          <w:sz w:val="24"/>
          <w:szCs w:val="24"/>
          <w:rPrChange w:id="2159" w:author="Aarati AD" w:date="2023-04-11T15:24:00Z">
            <w:rPr>
              <w:ins w:id="2160" w:author="Aarati AD" w:date="2023-04-11T15:20:00Z"/>
              <w:rFonts w:ascii="Times New Roman" w:hAnsi="Times New Roman" w:cs="Times New Roman"/>
              <w:sz w:val="28"/>
              <w:szCs w:val="28"/>
            </w:rPr>
          </w:rPrChange>
        </w:rPr>
      </w:pPr>
      <w:ins w:id="2161" w:author="Aarati AD" w:date="2023-04-11T15:20:00Z">
        <w:r>
          <w:rPr>
            <w:rFonts w:ascii="Times New Roman" w:hAnsi="Times New Roman" w:cs="Times New Roman"/>
            <w:sz w:val="24"/>
            <w:szCs w:val="24"/>
            <w:rPrChange w:id="2162" w:author="Aarati AD" w:date="2023-04-11T15:24:00Z">
              <w:rPr>
                <w:rFonts w:ascii="Times New Roman" w:hAnsi="Times New Roman" w:cs="Times New Roman"/>
                <w:sz w:val="28"/>
                <w:szCs w:val="28"/>
              </w:rPr>
            </w:rPrChange>
          </w:rPr>
          <w:t xml:space="preserve">       MAX(total_amt_usd) OVER main_window AS max_total_amt_usd</w:t>
        </w:r>
      </w:ins>
    </w:p>
    <w:p w14:paraId="090F162E" w14:textId="77777777" w:rsidR="00254258" w:rsidRPr="00254258" w:rsidRDefault="00304EF3">
      <w:pPr>
        <w:rPr>
          <w:ins w:id="2163" w:author="Aarati AD" w:date="2023-04-11T15:20:00Z"/>
          <w:rFonts w:ascii="Times New Roman" w:hAnsi="Times New Roman" w:cs="Times New Roman"/>
          <w:sz w:val="24"/>
          <w:szCs w:val="24"/>
          <w:rPrChange w:id="2164" w:author="Aarati AD" w:date="2023-04-11T15:24:00Z">
            <w:rPr>
              <w:ins w:id="2165" w:author="Aarati AD" w:date="2023-04-11T15:20:00Z"/>
              <w:rFonts w:ascii="Times New Roman" w:hAnsi="Times New Roman" w:cs="Times New Roman"/>
              <w:sz w:val="28"/>
              <w:szCs w:val="28"/>
            </w:rPr>
          </w:rPrChange>
        </w:rPr>
      </w:pPr>
      <w:ins w:id="2166" w:author="Aarati AD" w:date="2023-04-11T15:20:00Z">
        <w:r>
          <w:rPr>
            <w:rFonts w:ascii="Times New Roman" w:hAnsi="Times New Roman" w:cs="Times New Roman"/>
            <w:sz w:val="24"/>
            <w:szCs w:val="24"/>
            <w:rPrChange w:id="2167" w:author="Aarati AD" w:date="2023-04-11T15:24:00Z">
              <w:rPr>
                <w:rFonts w:ascii="Times New Roman" w:hAnsi="Times New Roman" w:cs="Times New Roman"/>
                <w:sz w:val="28"/>
                <w:szCs w:val="28"/>
              </w:rPr>
            </w:rPrChange>
          </w:rPr>
          <w:t>FROM orders</w:t>
        </w:r>
      </w:ins>
    </w:p>
    <w:p w14:paraId="22D2A5B3" w14:textId="77777777" w:rsidR="00254258" w:rsidRPr="00254258" w:rsidRDefault="00304EF3">
      <w:pPr>
        <w:rPr>
          <w:ins w:id="2168" w:author="Aarati AD" w:date="2023-04-11T15:05:00Z"/>
          <w:rFonts w:ascii="Times New Roman" w:hAnsi="Times New Roman" w:cs="Times New Roman"/>
          <w:rPrChange w:id="2169" w:author="Aarati AD" w:date="2023-04-11T15:24:00Z">
            <w:rPr>
              <w:ins w:id="2170" w:author="Aarati AD" w:date="2023-04-11T15:05:00Z"/>
              <w:rFonts w:ascii="Times New Roman" w:hAnsi="Times New Roman" w:cs="Times New Roman"/>
              <w:sz w:val="24"/>
              <w:szCs w:val="24"/>
            </w:rPr>
          </w:rPrChange>
        </w:rPr>
      </w:pPr>
      <w:ins w:id="2171" w:author="Aarati AD" w:date="2023-04-11T15:20:00Z">
        <w:r>
          <w:rPr>
            <w:rFonts w:ascii="Times New Roman" w:hAnsi="Times New Roman" w:cs="Times New Roman"/>
            <w:sz w:val="24"/>
            <w:szCs w:val="24"/>
            <w:rPrChange w:id="2172" w:author="Aarati AD" w:date="2023-04-11T15:24:00Z">
              <w:rPr>
                <w:rFonts w:ascii="Times New Roman" w:hAnsi="Times New Roman" w:cs="Times New Roman"/>
                <w:sz w:val="28"/>
                <w:szCs w:val="28"/>
              </w:rPr>
            </w:rPrChange>
          </w:rPr>
          <w:t xml:space="preserve">Window </w:t>
        </w:r>
        <w:commentRangeStart w:id="2173"/>
        <w:r>
          <w:rPr>
            <w:rFonts w:ascii="Times New Roman" w:hAnsi="Times New Roman" w:cs="Times New Roman"/>
            <w:sz w:val="24"/>
            <w:szCs w:val="24"/>
            <w:rPrChange w:id="2174" w:author="Aarati AD" w:date="2023-04-11T15:24:00Z">
              <w:rPr>
                <w:rFonts w:ascii="Times New Roman" w:hAnsi="Times New Roman" w:cs="Times New Roman"/>
                <w:sz w:val="28"/>
                <w:szCs w:val="28"/>
              </w:rPr>
            </w:rPrChange>
          </w:rPr>
          <w:t xml:space="preserve">main_window </w:t>
        </w:r>
      </w:ins>
      <w:commentRangeEnd w:id="2173"/>
      <w:r>
        <w:commentReference w:id="2173"/>
      </w:r>
      <w:ins w:id="2175" w:author="Aarati AD" w:date="2023-04-11T15:20:00Z">
        <w:r>
          <w:rPr>
            <w:rFonts w:ascii="Times New Roman" w:hAnsi="Times New Roman" w:cs="Times New Roman"/>
            <w:sz w:val="24"/>
            <w:szCs w:val="24"/>
            <w:rPrChange w:id="2176" w:author="Aarati AD" w:date="2023-04-11T15:24:00Z">
              <w:rPr>
                <w:rFonts w:ascii="Times New Roman" w:hAnsi="Times New Roman" w:cs="Times New Roman"/>
                <w:sz w:val="28"/>
                <w:szCs w:val="28"/>
              </w:rPr>
            </w:rPrChange>
          </w:rPr>
          <w:t>as (PARTITION BY account_id ORDER BY DATE_TRUNC('year',occurred_at))</w:t>
        </w:r>
      </w:ins>
    </w:p>
    <w:p w14:paraId="062B8658" w14:textId="77777777" w:rsidR="00254258" w:rsidRDefault="00254258">
      <w:pPr>
        <w:rPr>
          <w:ins w:id="2177" w:author="Aarati AD" w:date="2023-04-11T15:21:00Z"/>
          <w:rFonts w:ascii="Times New Roman" w:hAnsi="Times New Roman" w:cs="Times New Roman"/>
          <w:sz w:val="24"/>
          <w:szCs w:val="24"/>
        </w:rPr>
      </w:pPr>
    </w:p>
    <w:p w14:paraId="4ECD87EE" w14:textId="77777777" w:rsidR="00254258" w:rsidRDefault="00304EF3">
      <w:pPr>
        <w:rPr>
          <w:ins w:id="2178" w:author="Aarati AD" w:date="2023-04-11T15:23:00Z"/>
          <w:rFonts w:ascii="Times New Roman" w:hAnsi="Times New Roman" w:cs="Times New Roman"/>
          <w:sz w:val="24"/>
          <w:szCs w:val="24"/>
        </w:rPr>
      </w:pPr>
      <w:ins w:id="2179" w:author="Aarati AD" w:date="2023-04-11T15:21:00Z">
        <w:r>
          <w:rPr>
            <w:rFonts w:ascii="Times New Roman" w:hAnsi="Times New Roman" w:cs="Times New Roman"/>
            <w:sz w:val="24"/>
            <w:szCs w:val="24"/>
            <w:highlight w:val="yellow"/>
            <w:rPrChange w:id="2180" w:author="Aarati AD" w:date="2023-04-11T15:30:00Z">
              <w:rPr>
                <w:rFonts w:ascii="Times New Roman" w:hAnsi="Times New Roman" w:cs="Times New Roman"/>
                <w:sz w:val="24"/>
                <w:szCs w:val="24"/>
              </w:rPr>
            </w:rPrChange>
          </w:rPr>
          <w:t>Here we can clearly see the window created by parti</w:t>
        </w:r>
      </w:ins>
      <w:ins w:id="2181" w:author="Aarati AD" w:date="2023-04-11T15:22:00Z">
        <w:r>
          <w:rPr>
            <w:rFonts w:ascii="Times New Roman" w:hAnsi="Times New Roman" w:cs="Times New Roman"/>
            <w:sz w:val="24"/>
            <w:szCs w:val="24"/>
            <w:highlight w:val="yellow"/>
            <w:rPrChange w:id="2182" w:author="Aarati AD" w:date="2023-04-11T15:30:00Z">
              <w:rPr>
                <w:rFonts w:ascii="Times New Roman" w:hAnsi="Times New Roman" w:cs="Times New Roman"/>
                <w:sz w:val="24"/>
                <w:szCs w:val="24"/>
              </w:rPr>
            </w:rPrChange>
          </w:rPr>
          <w:t>ti</w:t>
        </w:r>
      </w:ins>
      <w:ins w:id="2183" w:author="Aarati AD" w:date="2023-04-11T15:21:00Z">
        <w:r>
          <w:rPr>
            <w:rFonts w:ascii="Times New Roman" w:hAnsi="Times New Roman" w:cs="Times New Roman"/>
            <w:sz w:val="24"/>
            <w:szCs w:val="24"/>
            <w:highlight w:val="yellow"/>
            <w:rPrChange w:id="2184" w:author="Aarati AD" w:date="2023-04-11T15:30:00Z">
              <w:rPr>
                <w:rFonts w:ascii="Times New Roman" w:hAnsi="Times New Roman" w:cs="Times New Roman"/>
                <w:sz w:val="24"/>
                <w:szCs w:val="24"/>
              </w:rPr>
            </w:rPrChange>
          </w:rPr>
          <w:t xml:space="preserve">on and ordered by function </w:t>
        </w:r>
      </w:ins>
      <w:ins w:id="2185" w:author="Aarati AD" w:date="2023-04-11T15:22:00Z">
        <w:r>
          <w:rPr>
            <w:rFonts w:ascii="Times New Roman" w:hAnsi="Times New Roman" w:cs="Times New Roman"/>
            <w:sz w:val="24"/>
            <w:szCs w:val="24"/>
            <w:highlight w:val="yellow"/>
            <w:rPrChange w:id="2186" w:author="Aarati AD" w:date="2023-04-11T15:30:00Z">
              <w:rPr>
                <w:rFonts w:ascii="Times New Roman" w:hAnsi="Times New Roman" w:cs="Times New Roman"/>
                <w:sz w:val="24"/>
                <w:szCs w:val="24"/>
              </w:rPr>
            </w:rPrChange>
          </w:rPr>
          <w:t>in which the aggregation function is applied</w:t>
        </w:r>
      </w:ins>
      <w:ins w:id="2187" w:author="Aarati AD" w:date="2023-04-11T15:23:00Z">
        <w:r>
          <w:rPr>
            <w:rFonts w:ascii="Times New Roman" w:hAnsi="Times New Roman" w:cs="Times New Roman"/>
            <w:sz w:val="24"/>
            <w:szCs w:val="24"/>
            <w:highlight w:val="yellow"/>
            <w:rPrChange w:id="2188" w:author="Aarati AD" w:date="2023-04-11T15:30:00Z">
              <w:rPr>
                <w:rFonts w:ascii="Times New Roman" w:hAnsi="Times New Roman" w:cs="Times New Roman"/>
                <w:sz w:val="24"/>
                <w:szCs w:val="24"/>
              </w:rPr>
            </w:rPrChange>
          </w:rPr>
          <w:t>.</w:t>
        </w:r>
        <w:r>
          <w:rPr>
            <w:rFonts w:ascii="Times New Roman" w:hAnsi="Times New Roman" w:cs="Times New Roman"/>
            <w:sz w:val="24"/>
            <w:szCs w:val="24"/>
          </w:rPr>
          <w:t xml:space="preserve"> </w:t>
        </w:r>
      </w:ins>
    </w:p>
    <w:p w14:paraId="3DE48483" w14:textId="77777777" w:rsidR="00254258" w:rsidRDefault="00304EF3">
      <w:pPr>
        <w:rPr>
          <w:ins w:id="2189" w:author="Aarati AD" w:date="2023-04-11T15:26:00Z"/>
          <w:rFonts w:ascii="Times New Roman" w:hAnsi="Times New Roman" w:cs="Times New Roman"/>
          <w:sz w:val="24"/>
          <w:szCs w:val="24"/>
        </w:rPr>
      </w:pPr>
      <w:ins w:id="2190" w:author="Aarati AD" w:date="2023-04-11T15:25:00Z">
        <w:r>
          <w:rPr>
            <w:rFonts w:ascii="Times New Roman" w:hAnsi="Times New Roman" w:cs="Times New Roman"/>
            <w:b/>
            <w:bCs/>
            <w:sz w:val="32"/>
            <w:szCs w:val="32"/>
            <w:rPrChange w:id="2191" w:author="Aarati AD" w:date="2023-04-11T15:26:00Z">
              <w:rPr>
                <w:rFonts w:ascii="Times New Roman" w:hAnsi="Times New Roman" w:cs="Times New Roman"/>
                <w:sz w:val="24"/>
                <w:szCs w:val="24"/>
              </w:rPr>
            </w:rPrChange>
          </w:rPr>
          <w:lastRenderedPageBreak/>
          <w:t>Comparing a row to preceding row</w:t>
        </w:r>
        <w:r>
          <w:rPr>
            <w:rFonts w:ascii="Times New Roman" w:hAnsi="Times New Roman" w:cs="Times New Roman"/>
            <w:sz w:val="24"/>
            <w:szCs w:val="24"/>
          </w:rPr>
          <w:t>:  In case you go the data that makes sense</w:t>
        </w:r>
      </w:ins>
      <w:ins w:id="2192" w:author="Aarati AD" w:date="2023-04-11T15:26:00Z">
        <w:r>
          <w:rPr>
            <w:rFonts w:ascii="Times New Roman" w:hAnsi="Times New Roman" w:cs="Times New Roman"/>
            <w:sz w:val="24"/>
            <w:szCs w:val="24"/>
          </w:rPr>
          <w:t xml:space="preserve">: </w:t>
        </w:r>
      </w:ins>
    </w:p>
    <w:p w14:paraId="02BC6146" w14:textId="77777777" w:rsidR="00254258" w:rsidRDefault="00304EF3">
      <w:pPr>
        <w:rPr>
          <w:ins w:id="2193" w:author="Aarati AD" w:date="2023-04-11T15:38:00Z"/>
          <w:rFonts w:ascii="Times New Roman" w:hAnsi="Times New Roman" w:cs="Times New Roman"/>
          <w:sz w:val="24"/>
          <w:szCs w:val="24"/>
        </w:rPr>
      </w:pPr>
      <w:ins w:id="2194" w:author="Aarati AD" w:date="2023-04-11T15:31:00Z">
        <w:r>
          <w:rPr>
            <w:rFonts w:ascii="Times New Roman" w:hAnsi="Times New Roman" w:cs="Times New Roman"/>
            <w:sz w:val="24"/>
            <w:szCs w:val="24"/>
          </w:rPr>
          <w:t>Using lag and l</w:t>
        </w:r>
      </w:ins>
      <w:ins w:id="2195" w:author="Aarati AD" w:date="2023-04-11T15:38:00Z">
        <w:r>
          <w:rPr>
            <w:rFonts w:ascii="Times New Roman" w:hAnsi="Times New Roman" w:cs="Times New Roman"/>
            <w:sz w:val="24"/>
            <w:szCs w:val="24"/>
          </w:rPr>
          <w:t>ead</w:t>
        </w:r>
      </w:ins>
      <w:ins w:id="2196" w:author="Aarati AD" w:date="2023-04-11T15:31:00Z">
        <w:r>
          <w:rPr>
            <w:rFonts w:ascii="Times New Roman" w:hAnsi="Times New Roman" w:cs="Times New Roman"/>
            <w:sz w:val="24"/>
            <w:szCs w:val="24"/>
          </w:rPr>
          <w:t xml:space="preserve"> difference: </w:t>
        </w:r>
      </w:ins>
    </w:p>
    <w:p w14:paraId="0FEC5914" w14:textId="77777777" w:rsidR="00254258" w:rsidRDefault="00304EF3">
      <w:pPr>
        <w:rPr>
          <w:ins w:id="2197" w:author="Aarati AD" w:date="2023-04-11T15:39:00Z"/>
          <w:rFonts w:ascii="Times New Roman" w:hAnsi="Times New Roman" w:cs="Times New Roman"/>
          <w:sz w:val="24"/>
          <w:szCs w:val="24"/>
        </w:rPr>
      </w:pPr>
      <w:ins w:id="2198" w:author="Aarati AD" w:date="2023-04-11T15:38:00Z">
        <w:r>
          <w:rPr>
            <w:rFonts w:ascii="Times New Roman" w:hAnsi="Times New Roman" w:cs="Times New Roman"/>
            <w:sz w:val="24"/>
            <w:szCs w:val="24"/>
          </w:rPr>
          <w:t>Lag</w:t>
        </w:r>
      </w:ins>
      <w:ins w:id="2199" w:author="Aarati AD" w:date="2023-04-11T15:40:00Z">
        <w:r>
          <w:rPr>
            <w:rFonts w:ascii="Times New Roman" w:hAnsi="Times New Roman" w:cs="Times New Roman"/>
            <w:sz w:val="24"/>
            <w:szCs w:val="24"/>
          </w:rPr>
          <w:t xml:space="preserve"> difference </w:t>
        </w:r>
      </w:ins>
      <w:ins w:id="2200" w:author="Aarati AD" w:date="2023-04-11T15:38:00Z">
        <w:r>
          <w:rPr>
            <w:rFonts w:ascii="Times New Roman" w:hAnsi="Times New Roman" w:cs="Times New Roman"/>
            <w:sz w:val="24"/>
            <w:szCs w:val="24"/>
          </w:rPr>
          <w:t xml:space="preserve">: Shows the difference between current row and </w:t>
        </w:r>
      </w:ins>
      <w:ins w:id="2201" w:author="Aarati AD" w:date="2023-04-11T15:40:00Z">
        <w:r>
          <w:rPr>
            <w:rFonts w:ascii="Times New Roman" w:hAnsi="Times New Roman" w:cs="Times New Roman"/>
            <w:sz w:val="24"/>
            <w:szCs w:val="24"/>
          </w:rPr>
          <w:t>prior</w:t>
        </w:r>
      </w:ins>
      <w:ins w:id="2202" w:author="Aarati AD" w:date="2023-04-11T15:38:00Z">
        <w:r>
          <w:rPr>
            <w:rFonts w:ascii="Times New Roman" w:hAnsi="Times New Roman" w:cs="Times New Roman"/>
            <w:sz w:val="24"/>
            <w:szCs w:val="24"/>
          </w:rPr>
          <w:t xml:space="preserve"> ro</w:t>
        </w:r>
      </w:ins>
      <w:ins w:id="2203" w:author="Aarati AD" w:date="2023-04-11T15:39:00Z">
        <w:r>
          <w:rPr>
            <w:rFonts w:ascii="Times New Roman" w:hAnsi="Times New Roman" w:cs="Times New Roman"/>
            <w:sz w:val="24"/>
            <w:szCs w:val="24"/>
          </w:rPr>
          <w:t xml:space="preserve">w </w:t>
        </w:r>
      </w:ins>
    </w:p>
    <w:p w14:paraId="792212E8" w14:textId="77777777" w:rsidR="00254258" w:rsidRDefault="00304EF3">
      <w:pPr>
        <w:rPr>
          <w:ins w:id="2204" w:author="Aarati AD" w:date="2023-04-11T15:38:00Z"/>
          <w:rFonts w:ascii="Times New Roman" w:hAnsi="Times New Roman" w:cs="Times New Roman"/>
          <w:sz w:val="24"/>
          <w:szCs w:val="24"/>
        </w:rPr>
      </w:pPr>
      <w:ins w:id="2205" w:author="Aarati AD" w:date="2023-04-11T15:39:00Z">
        <w:r>
          <w:rPr>
            <w:rFonts w:ascii="Times New Roman" w:hAnsi="Times New Roman" w:cs="Times New Roman"/>
            <w:sz w:val="24"/>
            <w:szCs w:val="24"/>
          </w:rPr>
          <w:t>Lead</w:t>
        </w:r>
      </w:ins>
      <w:ins w:id="2206" w:author="Aarati AD" w:date="2023-04-11T15:40:00Z">
        <w:r>
          <w:rPr>
            <w:rFonts w:ascii="Times New Roman" w:hAnsi="Times New Roman" w:cs="Times New Roman"/>
            <w:sz w:val="24"/>
            <w:szCs w:val="24"/>
          </w:rPr>
          <w:t xml:space="preserve"> difference </w:t>
        </w:r>
      </w:ins>
      <w:ins w:id="2207" w:author="Aarati AD" w:date="2023-04-11T15:39:00Z">
        <w:r>
          <w:rPr>
            <w:rFonts w:ascii="Times New Roman" w:hAnsi="Times New Roman" w:cs="Times New Roman"/>
            <w:sz w:val="24"/>
            <w:szCs w:val="24"/>
          </w:rPr>
          <w:t xml:space="preserve">: Shows the difference between current row and next row </w:t>
        </w:r>
      </w:ins>
    </w:p>
    <w:p w14:paraId="2B3C396E" w14:textId="77777777" w:rsidR="00254258" w:rsidRDefault="00304EF3">
      <w:pPr>
        <w:rPr>
          <w:ins w:id="2208" w:author="Aarati AD" w:date="2023-04-11T15:45:00Z"/>
          <w:rFonts w:ascii="Times New Roman" w:hAnsi="Times New Roman" w:cs="Times New Roman"/>
          <w:sz w:val="24"/>
          <w:szCs w:val="24"/>
        </w:rPr>
      </w:pPr>
      <w:ins w:id="2209" w:author="Aarati AD" w:date="2023-04-11T15:44:00Z">
        <w:r>
          <w:rPr>
            <w:rFonts w:ascii="Times New Roman" w:hAnsi="Times New Roman" w:cs="Times New Roman"/>
            <w:sz w:val="24"/>
            <w:szCs w:val="24"/>
          </w:rPr>
          <w:t>Lag : One step behind one</w:t>
        </w:r>
      </w:ins>
      <w:ins w:id="2210" w:author="Aarati AD" w:date="2023-04-11T15:45:00Z">
        <w:r>
          <w:rPr>
            <w:rFonts w:ascii="Times New Roman" w:hAnsi="Times New Roman" w:cs="Times New Roman"/>
            <w:sz w:val="24"/>
            <w:szCs w:val="24"/>
          </w:rPr>
          <w:t>’s  (before itself)</w:t>
        </w:r>
      </w:ins>
      <w:ins w:id="2211" w:author="Aarati AD" w:date="2023-04-11T15:59:00Z">
        <w:r>
          <w:rPr>
            <w:rFonts w:ascii="Times New Roman" w:hAnsi="Times New Roman" w:cs="Times New Roman"/>
            <w:sz w:val="24"/>
            <w:szCs w:val="24"/>
          </w:rPr>
          <w:t xml:space="preserve">  compare with Prior row</w:t>
        </w:r>
      </w:ins>
    </w:p>
    <w:p w14:paraId="40740136" w14:textId="77777777" w:rsidR="00254258" w:rsidRDefault="00304EF3">
      <w:pPr>
        <w:rPr>
          <w:ins w:id="2212" w:author="Aarati AD" w:date="2023-04-11T15:38:00Z"/>
          <w:rFonts w:ascii="Times New Roman" w:hAnsi="Times New Roman" w:cs="Times New Roman"/>
          <w:sz w:val="24"/>
          <w:szCs w:val="24"/>
        </w:rPr>
      </w:pPr>
      <w:ins w:id="2213" w:author="Aarati AD" w:date="2023-04-11T15:45:00Z">
        <w:r>
          <w:rPr>
            <w:rFonts w:ascii="Times New Roman" w:hAnsi="Times New Roman" w:cs="Times New Roman"/>
            <w:sz w:val="24"/>
            <w:szCs w:val="24"/>
          </w:rPr>
          <w:t>Lead = next step after us (after itself)</w:t>
        </w:r>
      </w:ins>
      <w:ins w:id="2214" w:author="Aarati AD" w:date="2023-04-11T15:59:00Z">
        <w:r>
          <w:rPr>
            <w:rFonts w:ascii="Times New Roman" w:hAnsi="Times New Roman" w:cs="Times New Roman"/>
            <w:sz w:val="24"/>
            <w:szCs w:val="24"/>
          </w:rPr>
          <w:t xml:space="preserve"> compare with Previous row </w:t>
        </w:r>
      </w:ins>
    </w:p>
    <w:p w14:paraId="3D5F3CB3" w14:textId="77777777" w:rsidR="00254258" w:rsidRDefault="00254258">
      <w:pPr>
        <w:rPr>
          <w:ins w:id="2215" w:author="Aarati AD" w:date="2023-04-11T15:32:00Z"/>
          <w:rFonts w:ascii="Times New Roman" w:hAnsi="Times New Roman" w:cs="Times New Roman"/>
          <w:sz w:val="24"/>
          <w:szCs w:val="24"/>
        </w:rPr>
      </w:pPr>
    </w:p>
    <w:p w14:paraId="09A86ED4" w14:textId="77777777" w:rsidR="00254258" w:rsidRDefault="00254258">
      <w:pPr>
        <w:pStyle w:val="PlainText"/>
      </w:pPr>
    </w:p>
    <w:tbl>
      <w:tblPr>
        <w:tblStyle w:val="TableGrid"/>
        <w:tblW w:w="0" w:type="auto"/>
        <w:tblLook w:val="04A0" w:firstRow="1" w:lastRow="0" w:firstColumn="1" w:lastColumn="0" w:noHBand="0" w:noVBand="1"/>
      </w:tblPr>
      <w:tblGrid>
        <w:gridCol w:w="9350"/>
      </w:tblGrid>
      <w:tr w:rsidR="00254258" w14:paraId="3BB59514" w14:textId="77777777">
        <w:tc>
          <w:tcPr>
            <w:tcW w:w="9350" w:type="dxa"/>
          </w:tcPr>
          <w:p w14:paraId="1DB07FA7" w14:textId="77777777" w:rsidR="00254258" w:rsidRDefault="00304EF3">
            <w:pPr>
              <w:rPr>
                <w:ins w:id="2216" w:author="Aarati AD" w:date="2023-04-11T15:32:00Z"/>
                <w:rFonts w:ascii="Times New Roman" w:hAnsi="Times New Roman" w:cs="Times New Roman"/>
                <w:sz w:val="24"/>
                <w:szCs w:val="24"/>
              </w:rPr>
            </w:pPr>
            <w:ins w:id="2217" w:author="Aarati AD" w:date="2023-04-11T15:32:00Z">
              <w:r>
                <w:rPr>
                  <w:rFonts w:ascii="Times New Roman" w:hAnsi="Times New Roman" w:cs="Times New Roman"/>
                  <w:sz w:val="24"/>
                  <w:szCs w:val="24"/>
                </w:rPr>
                <w:t>Select account_id,</w:t>
              </w:r>
            </w:ins>
          </w:p>
          <w:p w14:paraId="171DEBD5" w14:textId="77777777" w:rsidR="00254258" w:rsidRDefault="00304EF3">
            <w:pPr>
              <w:rPr>
                <w:ins w:id="2218" w:author="Aarati AD" w:date="2023-04-11T15:32:00Z"/>
                <w:rFonts w:ascii="Times New Roman" w:hAnsi="Times New Roman" w:cs="Times New Roman"/>
                <w:sz w:val="24"/>
                <w:szCs w:val="24"/>
              </w:rPr>
            </w:pPr>
            <w:ins w:id="2219" w:author="Aarati AD" w:date="2023-04-11T15:32:00Z">
              <w:r>
                <w:rPr>
                  <w:rFonts w:ascii="Times New Roman" w:hAnsi="Times New Roman" w:cs="Times New Roman"/>
                  <w:sz w:val="24"/>
                  <w:szCs w:val="24"/>
                </w:rPr>
                <w:t xml:space="preserve">          </w:t>
              </w:r>
            </w:ins>
            <w:ins w:id="2220" w:author="Aarati AD" w:date="2023-04-11T15:42:00Z">
              <w:r>
                <w:rPr>
                  <w:rFonts w:ascii="Times New Roman" w:hAnsi="Times New Roman" w:cs="Times New Roman"/>
                  <w:sz w:val="24"/>
                  <w:szCs w:val="24"/>
                </w:rPr>
                <w:t>S</w:t>
              </w:r>
            </w:ins>
            <w:ins w:id="2221" w:author="Aarati AD" w:date="2023-04-11T15:32:00Z">
              <w:r>
                <w:rPr>
                  <w:rFonts w:ascii="Times New Roman" w:hAnsi="Times New Roman" w:cs="Times New Roman"/>
                  <w:sz w:val="24"/>
                  <w:szCs w:val="24"/>
                </w:rPr>
                <w:t>tandard_sum,</w:t>
              </w:r>
            </w:ins>
          </w:p>
          <w:p w14:paraId="71ED0CC3" w14:textId="77777777" w:rsidR="00254258" w:rsidRDefault="00304EF3">
            <w:pPr>
              <w:rPr>
                <w:ins w:id="2222" w:author="Aarati AD" w:date="2023-04-11T15:33:00Z"/>
                <w:rFonts w:ascii="Times New Roman" w:hAnsi="Times New Roman" w:cs="Times New Roman"/>
                <w:sz w:val="24"/>
                <w:szCs w:val="24"/>
              </w:rPr>
            </w:pPr>
            <w:ins w:id="2223" w:author="Aarati AD" w:date="2023-04-11T15:32:00Z">
              <w:r>
                <w:rPr>
                  <w:rFonts w:ascii="Times New Roman" w:hAnsi="Times New Roman" w:cs="Times New Roman"/>
                  <w:sz w:val="24"/>
                  <w:szCs w:val="24"/>
                </w:rPr>
                <w:t xml:space="preserve">          LAG (</w:t>
              </w:r>
            </w:ins>
            <w:ins w:id="2224" w:author="Aarati AD" w:date="2023-04-11T15:33:00Z">
              <w:r>
                <w:rPr>
                  <w:rFonts w:ascii="Times New Roman" w:hAnsi="Times New Roman" w:cs="Times New Roman"/>
                  <w:sz w:val="24"/>
                  <w:szCs w:val="24"/>
                </w:rPr>
                <w:t>standard_sum</w:t>
              </w:r>
            </w:ins>
            <w:ins w:id="2225" w:author="Aarati AD" w:date="2023-04-11T15:32:00Z">
              <w:r>
                <w:rPr>
                  <w:rFonts w:ascii="Times New Roman" w:hAnsi="Times New Roman" w:cs="Times New Roman"/>
                  <w:sz w:val="24"/>
                  <w:szCs w:val="24"/>
                </w:rPr>
                <w:t>)</w:t>
              </w:r>
            </w:ins>
            <w:ins w:id="2226" w:author="Aarati AD" w:date="2023-04-11T15:33:00Z">
              <w:r>
                <w:rPr>
                  <w:rFonts w:ascii="Times New Roman" w:hAnsi="Times New Roman" w:cs="Times New Roman"/>
                  <w:sz w:val="24"/>
                  <w:szCs w:val="24"/>
                </w:rPr>
                <w:t xml:space="preserve"> over (order by standard sum) as lag</w:t>
              </w:r>
            </w:ins>
          </w:p>
          <w:p w14:paraId="2E0F927F" w14:textId="77777777" w:rsidR="00254258" w:rsidRDefault="00304EF3">
            <w:pPr>
              <w:rPr>
                <w:ins w:id="2227" w:author="Aarati AD" w:date="2023-04-11T15:34:00Z"/>
                <w:rFonts w:ascii="Times New Roman" w:hAnsi="Times New Roman" w:cs="Times New Roman"/>
                <w:sz w:val="24"/>
                <w:szCs w:val="24"/>
              </w:rPr>
            </w:pPr>
            <w:ins w:id="2228" w:author="Aarati AD" w:date="2023-04-11T15:33:00Z">
              <w:r>
                <w:rPr>
                  <w:rFonts w:ascii="Times New Roman" w:hAnsi="Times New Roman" w:cs="Times New Roman"/>
                  <w:sz w:val="24"/>
                  <w:szCs w:val="24"/>
                </w:rPr>
                <w:t xml:space="preserve">          LEAD (standard_sum) over (order by standard_sum) as lead</w:t>
              </w:r>
            </w:ins>
          </w:p>
          <w:p w14:paraId="2673DD24" w14:textId="77777777" w:rsidR="00254258" w:rsidRDefault="00304EF3">
            <w:pPr>
              <w:rPr>
                <w:ins w:id="2229" w:author="Aarati AD" w:date="2023-04-11T15:35:00Z"/>
                <w:rFonts w:ascii="Times New Roman" w:hAnsi="Times New Roman" w:cs="Times New Roman"/>
                <w:sz w:val="24"/>
                <w:szCs w:val="24"/>
              </w:rPr>
            </w:pPr>
            <w:ins w:id="2230" w:author="Aarati AD" w:date="2023-04-11T15:34:00Z">
              <w:r>
                <w:rPr>
                  <w:rFonts w:ascii="Times New Roman" w:hAnsi="Times New Roman" w:cs="Times New Roman"/>
                  <w:sz w:val="24"/>
                  <w:szCs w:val="24"/>
                </w:rPr>
                <w:t xml:space="preserve">         Standard_</w:t>
              </w:r>
            </w:ins>
            <w:ins w:id="2231" w:author="Aarati AD" w:date="2023-04-11T15:42:00Z">
              <w:r>
                <w:rPr>
                  <w:rFonts w:ascii="Times New Roman" w:hAnsi="Times New Roman" w:cs="Times New Roman"/>
                  <w:sz w:val="24"/>
                  <w:szCs w:val="24"/>
                </w:rPr>
                <w:t>s</w:t>
              </w:r>
            </w:ins>
            <w:ins w:id="2232" w:author="Aarati AD" w:date="2023-04-11T15:34:00Z">
              <w:r>
                <w:rPr>
                  <w:rFonts w:ascii="Times New Roman" w:hAnsi="Times New Roman" w:cs="Times New Roman"/>
                  <w:sz w:val="24"/>
                  <w:szCs w:val="24"/>
                </w:rPr>
                <w:t xml:space="preserve">um </w:t>
              </w:r>
            </w:ins>
            <w:ins w:id="2233" w:author="Aarati AD" w:date="2023-04-11T15:35:00Z">
              <w:r>
                <w:rPr>
                  <w:rFonts w:ascii="Times New Roman" w:hAnsi="Times New Roman" w:cs="Times New Roman"/>
                  <w:sz w:val="24"/>
                  <w:szCs w:val="24"/>
                </w:rPr>
                <w:t xml:space="preserve">– LAG(standard_sum) </w:t>
              </w:r>
            </w:ins>
            <w:ins w:id="2234" w:author="Aarati AD" w:date="2023-04-11T15:43:00Z">
              <w:r>
                <w:rPr>
                  <w:rFonts w:ascii="Times New Roman" w:hAnsi="Times New Roman" w:cs="Times New Roman"/>
                  <w:sz w:val="24"/>
                  <w:szCs w:val="24"/>
                </w:rPr>
                <w:t xml:space="preserve"> OVER (Ordered by </w:t>
              </w:r>
            </w:ins>
            <w:ins w:id="2235" w:author="Aarati AD" w:date="2023-04-11T15:35:00Z">
              <w:r>
                <w:rPr>
                  <w:rFonts w:ascii="Times New Roman" w:hAnsi="Times New Roman" w:cs="Times New Roman"/>
                  <w:sz w:val="24"/>
                  <w:szCs w:val="24"/>
                </w:rPr>
                <w:t>standard_sum  as l</w:t>
              </w:r>
            </w:ins>
            <w:ins w:id="2236" w:author="Aarati AD" w:date="2023-04-11T15:43:00Z">
              <w:r>
                <w:rPr>
                  <w:rFonts w:ascii="Times New Roman" w:hAnsi="Times New Roman" w:cs="Times New Roman"/>
                  <w:sz w:val="24"/>
                  <w:szCs w:val="24"/>
                </w:rPr>
                <w:t>ag</w:t>
              </w:r>
            </w:ins>
            <w:ins w:id="2237" w:author="Aarati AD" w:date="2023-04-11T15:35:00Z">
              <w:r>
                <w:rPr>
                  <w:rFonts w:ascii="Times New Roman" w:hAnsi="Times New Roman" w:cs="Times New Roman"/>
                  <w:sz w:val="24"/>
                  <w:szCs w:val="24"/>
                </w:rPr>
                <w:t xml:space="preserve">_difference </w:t>
              </w:r>
            </w:ins>
          </w:p>
          <w:p w14:paraId="45F78119" w14:textId="77777777" w:rsidR="00254258" w:rsidRDefault="00304EF3">
            <w:pPr>
              <w:rPr>
                <w:ins w:id="2238" w:author="Aarati AD" w:date="2023-04-11T15:36:00Z"/>
                <w:rFonts w:ascii="Times New Roman" w:hAnsi="Times New Roman" w:cs="Times New Roman"/>
                <w:sz w:val="24"/>
                <w:szCs w:val="24"/>
              </w:rPr>
            </w:pPr>
            <w:ins w:id="2239" w:author="Aarati AD" w:date="2023-04-11T15:35:00Z">
              <w:r>
                <w:rPr>
                  <w:rFonts w:ascii="Times New Roman" w:hAnsi="Times New Roman" w:cs="Times New Roman"/>
                  <w:sz w:val="24"/>
                  <w:szCs w:val="24"/>
                </w:rPr>
                <w:t xml:space="preserve">          LEAD(standard_sum) Over (</w:t>
              </w:r>
            </w:ins>
            <w:ins w:id="2240" w:author="Aarati AD" w:date="2023-04-11T15:36:00Z">
              <w:r>
                <w:rPr>
                  <w:rFonts w:ascii="Times New Roman" w:hAnsi="Times New Roman" w:cs="Times New Roman"/>
                  <w:sz w:val="24"/>
                  <w:szCs w:val="24"/>
                </w:rPr>
                <w:t>Ordered by standard_sum) * standard_sum as load_difference</w:t>
              </w:r>
            </w:ins>
          </w:p>
          <w:p w14:paraId="43207FD0" w14:textId="77777777" w:rsidR="00254258" w:rsidRDefault="00304EF3">
            <w:pPr>
              <w:rPr>
                <w:ins w:id="2241" w:author="Aarati AD" w:date="2023-04-11T15:36:00Z"/>
                <w:rFonts w:ascii="Times New Roman" w:hAnsi="Times New Roman" w:cs="Times New Roman"/>
                <w:sz w:val="24"/>
                <w:szCs w:val="24"/>
              </w:rPr>
            </w:pPr>
            <w:ins w:id="2242" w:author="Aarati AD" w:date="2023-04-11T15:36:00Z">
              <w:r>
                <w:rPr>
                  <w:rFonts w:ascii="Times New Roman" w:hAnsi="Times New Roman" w:cs="Times New Roman"/>
                  <w:sz w:val="24"/>
                  <w:szCs w:val="24"/>
                </w:rPr>
                <w:t>From (</w:t>
              </w:r>
            </w:ins>
          </w:p>
          <w:p w14:paraId="50D41F56" w14:textId="77777777" w:rsidR="00254258" w:rsidRDefault="00304EF3">
            <w:pPr>
              <w:rPr>
                <w:ins w:id="2243" w:author="Aarati AD" w:date="2023-04-11T15:36:00Z"/>
                <w:rFonts w:ascii="Times New Roman" w:hAnsi="Times New Roman" w:cs="Times New Roman"/>
                <w:sz w:val="24"/>
                <w:szCs w:val="24"/>
              </w:rPr>
            </w:pPr>
            <w:ins w:id="2244" w:author="Aarati AD" w:date="2023-04-11T15:36:00Z">
              <w:r>
                <w:rPr>
                  <w:rFonts w:ascii="Times New Roman" w:hAnsi="Times New Roman" w:cs="Times New Roman"/>
                  <w:sz w:val="24"/>
                  <w:szCs w:val="24"/>
                </w:rPr>
                <w:t xml:space="preserve"> Select Account_id, </w:t>
              </w:r>
            </w:ins>
          </w:p>
          <w:p w14:paraId="74C2F8BC" w14:textId="77777777" w:rsidR="00254258" w:rsidRDefault="00304EF3">
            <w:pPr>
              <w:rPr>
                <w:ins w:id="2245" w:author="Aarati AD" w:date="2023-04-11T15:32:00Z"/>
                <w:rFonts w:ascii="Times New Roman" w:hAnsi="Times New Roman" w:cs="Times New Roman"/>
                <w:sz w:val="24"/>
                <w:szCs w:val="24"/>
              </w:rPr>
            </w:pPr>
            <w:ins w:id="2246" w:author="Aarati AD" w:date="2023-04-11T15:36:00Z">
              <w:r>
                <w:rPr>
                  <w:rFonts w:ascii="Times New Roman" w:hAnsi="Times New Roman" w:cs="Times New Roman"/>
                  <w:sz w:val="24"/>
                  <w:szCs w:val="24"/>
                </w:rPr>
                <w:t>)</w:t>
              </w:r>
            </w:ins>
          </w:p>
          <w:p w14:paraId="76CD43F9" w14:textId="77777777" w:rsidR="00254258" w:rsidRDefault="00254258">
            <w:pPr>
              <w:pStyle w:val="PlainText"/>
            </w:pPr>
          </w:p>
        </w:tc>
      </w:tr>
    </w:tbl>
    <w:p w14:paraId="4024F037" w14:textId="77777777" w:rsidR="00254258" w:rsidRDefault="00254258">
      <w:pPr>
        <w:rPr>
          <w:ins w:id="2247" w:author="Aarati AD" w:date="2023-04-11T15:25:00Z"/>
          <w:rFonts w:ascii="Times New Roman" w:hAnsi="Times New Roman" w:cs="Times New Roman"/>
          <w:sz w:val="24"/>
          <w:szCs w:val="24"/>
        </w:rPr>
      </w:pPr>
    </w:p>
    <w:p w14:paraId="6420408D" w14:textId="77777777" w:rsidR="00254258" w:rsidRDefault="00304EF3">
      <w:pPr>
        <w:rPr>
          <w:ins w:id="2248" w:author="Aarati AD" w:date="2023-04-11T16:00:00Z"/>
          <w:rFonts w:ascii="Times New Roman" w:hAnsi="Times New Roman" w:cs="Times New Roman"/>
          <w:b/>
          <w:bCs/>
          <w:sz w:val="32"/>
          <w:szCs w:val="32"/>
        </w:rPr>
      </w:pPr>
      <w:ins w:id="2249" w:author="Aarati AD" w:date="2023-04-11T16:00:00Z">
        <w:r>
          <w:rPr>
            <w:rFonts w:ascii="Times New Roman" w:hAnsi="Times New Roman" w:cs="Times New Roman"/>
            <w:b/>
            <w:bCs/>
            <w:sz w:val="32"/>
            <w:szCs w:val="32"/>
            <w:rPrChange w:id="2250" w:author="Aarati AD" w:date="2023-04-11T16:00:00Z">
              <w:rPr>
                <w:rFonts w:ascii="Times New Roman" w:hAnsi="Times New Roman" w:cs="Times New Roman"/>
                <w:sz w:val="24"/>
                <w:szCs w:val="24"/>
              </w:rPr>
            </w:rPrChange>
          </w:rPr>
          <w:t>Percentile</w:t>
        </w:r>
        <w:r>
          <w:rPr>
            <w:rFonts w:ascii="Times New Roman" w:hAnsi="Times New Roman" w:cs="Times New Roman"/>
            <w:b/>
            <w:bCs/>
            <w:sz w:val="32"/>
            <w:szCs w:val="32"/>
          </w:rPr>
          <w:t xml:space="preserve">: </w:t>
        </w:r>
      </w:ins>
    </w:p>
    <w:p w14:paraId="44594181" w14:textId="77777777" w:rsidR="00254258" w:rsidRDefault="00304EF3">
      <w:pPr>
        <w:rPr>
          <w:ins w:id="2251" w:author="Aarati AD" w:date="2023-04-11T16:09:00Z"/>
          <w:rFonts w:ascii="Times New Roman" w:hAnsi="Times New Roman" w:cs="Times New Roman"/>
          <w:sz w:val="24"/>
          <w:szCs w:val="24"/>
        </w:rPr>
      </w:pPr>
      <w:ins w:id="2252" w:author="Aarati AD" w:date="2023-04-11T16:02:00Z">
        <w:r>
          <w:rPr>
            <w:rFonts w:ascii="Times New Roman" w:hAnsi="Times New Roman" w:cs="Times New Roman"/>
            <w:b/>
            <w:bCs/>
            <w:sz w:val="32"/>
            <w:szCs w:val="32"/>
          </w:rPr>
          <w:t xml:space="preserve">NTILE </w:t>
        </w:r>
        <w:r>
          <w:rPr>
            <w:rFonts w:ascii="Times New Roman" w:hAnsi="Times New Roman" w:cs="Times New Roman"/>
            <w:sz w:val="24"/>
            <w:szCs w:val="24"/>
          </w:rPr>
          <w:t xml:space="preserve">Function allows you see the percentile </w:t>
        </w:r>
      </w:ins>
      <w:ins w:id="2253" w:author="Aarati AD" w:date="2023-04-11T16:09:00Z">
        <w:r>
          <w:rPr>
            <w:rFonts w:ascii="Times New Roman" w:hAnsi="Times New Roman" w:cs="Times New Roman"/>
            <w:sz w:val="24"/>
            <w:szCs w:val="24"/>
          </w:rPr>
          <w:t xml:space="preserve">: </w:t>
        </w:r>
      </w:ins>
    </w:p>
    <w:p w14:paraId="2F32DB5D" w14:textId="77777777" w:rsidR="00254258" w:rsidRDefault="00304EF3">
      <w:pPr>
        <w:rPr>
          <w:ins w:id="2254" w:author="Aarati AD" w:date="2023-04-11T16:10:00Z"/>
          <w:rFonts w:ascii="Times New Roman" w:hAnsi="Times New Roman" w:cs="Times New Roman"/>
          <w:sz w:val="24"/>
          <w:szCs w:val="24"/>
        </w:rPr>
      </w:pPr>
      <w:ins w:id="2255" w:author="Aarati AD" w:date="2023-04-11T16:09:00Z">
        <w:r>
          <w:rPr>
            <w:rFonts w:ascii="Times New Roman" w:hAnsi="Times New Roman" w:cs="Times New Roman"/>
            <w:sz w:val="24"/>
            <w:szCs w:val="24"/>
          </w:rPr>
          <w:t xml:space="preserve">You can see three percentile: </w:t>
        </w:r>
      </w:ins>
    </w:p>
    <w:p w14:paraId="4D164F08" w14:textId="77777777" w:rsidR="00254258" w:rsidRDefault="00304EF3">
      <w:pPr>
        <w:rPr>
          <w:ins w:id="2256" w:author="Aarati AD" w:date="2023-04-11T16:10:00Z"/>
          <w:rFonts w:ascii="Times New Roman" w:hAnsi="Times New Roman" w:cs="Times New Roman"/>
          <w:sz w:val="24"/>
          <w:szCs w:val="24"/>
        </w:rPr>
      </w:pPr>
      <w:ins w:id="2257" w:author="Aarati AD" w:date="2023-04-11T16:10:00Z">
        <w:r>
          <w:rPr>
            <w:rFonts w:ascii="Times New Roman" w:hAnsi="Times New Roman" w:cs="Times New Roman"/>
            <w:sz w:val="24"/>
            <w:szCs w:val="24"/>
          </w:rPr>
          <w:t xml:space="preserve">100 </w:t>
        </w:r>
      </w:ins>
    </w:p>
    <w:p w14:paraId="6BE2D459" w14:textId="77777777" w:rsidR="00254258" w:rsidRDefault="00304EF3">
      <w:pPr>
        <w:rPr>
          <w:ins w:id="2258" w:author="Aarati AD" w:date="2023-04-11T16:10:00Z"/>
          <w:rFonts w:ascii="Times New Roman" w:hAnsi="Times New Roman" w:cs="Times New Roman"/>
          <w:sz w:val="24"/>
          <w:szCs w:val="24"/>
        </w:rPr>
      </w:pPr>
      <w:ins w:id="2259" w:author="Aarati AD" w:date="2023-04-11T16:10:00Z">
        <w:r>
          <w:rPr>
            <w:rFonts w:ascii="Times New Roman" w:hAnsi="Times New Roman" w:cs="Times New Roman"/>
            <w:sz w:val="24"/>
            <w:szCs w:val="24"/>
          </w:rPr>
          <w:t xml:space="preserve">5 </w:t>
        </w:r>
      </w:ins>
    </w:p>
    <w:p w14:paraId="77F9507E" w14:textId="77777777" w:rsidR="00254258" w:rsidRDefault="00304EF3">
      <w:pPr>
        <w:rPr>
          <w:ins w:id="2260" w:author="Aarati AD" w:date="2023-04-11T16:10:00Z"/>
          <w:rFonts w:ascii="Times New Roman" w:hAnsi="Times New Roman" w:cs="Times New Roman"/>
          <w:sz w:val="24"/>
          <w:szCs w:val="24"/>
        </w:rPr>
      </w:pPr>
      <w:ins w:id="2261" w:author="Aarati AD" w:date="2023-04-11T16:10:00Z">
        <w:r>
          <w:rPr>
            <w:rFonts w:ascii="Times New Roman" w:hAnsi="Times New Roman" w:cs="Times New Roman"/>
            <w:sz w:val="24"/>
            <w:szCs w:val="24"/>
          </w:rPr>
          <w:t xml:space="preserve">4 </w:t>
        </w:r>
      </w:ins>
    </w:p>
    <w:p w14:paraId="3291DCD9" w14:textId="77777777" w:rsidR="00254258" w:rsidRDefault="00304EF3">
      <w:pPr>
        <w:rPr>
          <w:ins w:id="2262" w:author="Aarati AD" w:date="2023-04-11T16:10:00Z"/>
          <w:rFonts w:ascii="Open Sans" w:hAnsi="Open Sans" w:cs="Open Sans"/>
          <w:color w:val="0B0B0B"/>
          <w:shd w:val="clear" w:color="auto" w:fill="FFFFFF"/>
        </w:rPr>
      </w:pPr>
      <w:ins w:id="2263" w:author="Aarati AD" w:date="2023-04-11T16:10:00Z">
        <w:r>
          <w:rPr>
            <w:rFonts w:ascii="Open Sans" w:hAnsi="Open Sans" w:cs="Open Sans"/>
            <w:color w:val="0B0B0B"/>
            <w:shd w:val="clear" w:color="auto" w:fill="FFFFFF"/>
          </w:rPr>
          <w:t>Use the </w:t>
        </w:r>
        <w:r>
          <w:rPr>
            <w:rStyle w:val="HTMLCode"/>
            <w:rFonts w:ascii="var(--chakra-fonts-mono)" w:eastAsiaTheme="minorHAnsi" w:hAnsi="var(--chakra-fonts-mono)"/>
            <w:sz w:val="24"/>
            <w:szCs w:val="24"/>
            <w:bdr w:val="single" w:sz="2" w:space="0" w:color="auto"/>
          </w:rPr>
          <w:t>NTILE</w:t>
        </w:r>
        <w:r>
          <w:rPr>
            <w:rFonts w:ascii="Open Sans" w:hAnsi="Open Sans" w:cs="Open Sans"/>
            <w:color w:val="0B0B0B"/>
            <w:shd w:val="clear" w:color="auto" w:fill="FFFFFF"/>
          </w:rPr>
          <w:t> functionality to divide the accounts into 4 levels in terms of the amount of </w:t>
        </w:r>
        <w:r>
          <w:rPr>
            <w:rStyle w:val="HTMLCode"/>
            <w:rFonts w:ascii="var(--chakra-fonts-mono)" w:eastAsiaTheme="minorHAnsi" w:hAnsi="var(--chakra-fonts-mono)"/>
            <w:sz w:val="24"/>
            <w:szCs w:val="24"/>
            <w:bdr w:val="single" w:sz="2" w:space="0" w:color="auto"/>
          </w:rPr>
          <w:t>standard_qty</w:t>
        </w:r>
        <w:r>
          <w:rPr>
            <w:rFonts w:ascii="Open Sans" w:hAnsi="Open Sans" w:cs="Open Sans"/>
            <w:color w:val="0B0B0B"/>
            <w:shd w:val="clear" w:color="auto" w:fill="FFFFFF"/>
          </w:rPr>
          <w:t> for their orders. Your resulting table should have the </w:t>
        </w:r>
        <w:r>
          <w:rPr>
            <w:rStyle w:val="HTMLCode"/>
            <w:rFonts w:ascii="var(--chakra-fonts-mono)" w:eastAsiaTheme="minorHAnsi" w:hAnsi="var(--chakra-fonts-mono)"/>
            <w:sz w:val="24"/>
            <w:szCs w:val="24"/>
            <w:bdr w:val="single" w:sz="2" w:space="0" w:color="auto"/>
          </w:rPr>
          <w:t>account_id</w:t>
        </w:r>
        <w:r>
          <w:rPr>
            <w:rFonts w:ascii="Open Sans" w:hAnsi="Open Sans" w:cs="Open Sans"/>
            <w:color w:val="0B0B0B"/>
            <w:shd w:val="clear" w:color="auto" w:fill="FFFFFF"/>
          </w:rPr>
          <w:t>, the </w:t>
        </w:r>
        <w:r>
          <w:rPr>
            <w:rStyle w:val="HTMLCode"/>
            <w:rFonts w:ascii="var(--chakra-fonts-mono)" w:eastAsiaTheme="minorHAnsi" w:hAnsi="var(--chakra-fonts-mono)"/>
            <w:sz w:val="24"/>
            <w:szCs w:val="24"/>
            <w:bdr w:val="single" w:sz="2" w:space="0" w:color="auto"/>
          </w:rPr>
          <w:t>occurred_at</w:t>
        </w:r>
        <w:r>
          <w:rPr>
            <w:rFonts w:ascii="Open Sans" w:hAnsi="Open Sans" w:cs="Open Sans"/>
            <w:color w:val="0B0B0B"/>
            <w:shd w:val="clear" w:color="auto" w:fill="FFFFFF"/>
          </w:rPr>
          <w:t> time for each order, the total amount of </w:t>
        </w:r>
        <w:r>
          <w:rPr>
            <w:rStyle w:val="HTMLCode"/>
            <w:rFonts w:ascii="var(--chakra-fonts-mono)" w:eastAsiaTheme="minorHAnsi" w:hAnsi="var(--chakra-fonts-mono)"/>
            <w:sz w:val="24"/>
            <w:szCs w:val="24"/>
            <w:bdr w:val="single" w:sz="2" w:space="0" w:color="auto"/>
          </w:rPr>
          <w:t>standard_qty</w:t>
        </w:r>
        <w:r>
          <w:rPr>
            <w:rFonts w:ascii="Open Sans" w:hAnsi="Open Sans" w:cs="Open Sans"/>
            <w:color w:val="0B0B0B"/>
            <w:shd w:val="clear" w:color="auto" w:fill="FFFFFF"/>
          </w:rPr>
          <w:t> paper purchased, and one of four levels in a </w:t>
        </w:r>
        <w:r>
          <w:rPr>
            <w:rStyle w:val="HTMLCode"/>
            <w:rFonts w:ascii="var(--chakra-fonts-mono)" w:eastAsiaTheme="minorHAnsi" w:hAnsi="var(--chakra-fonts-mono)"/>
            <w:sz w:val="24"/>
            <w:szCs w:val="24"/>
            <w:bdr w:val="single" w:sz="2" w:space="0" w:color="auto"/>
          </w:rPr>
          <w:t>standard_quartile</w:t>
        </w:r>
        <w:r>
          <w:rPr>
            <w:rFonts w:ascii="Open Sans" w:hAnsi="Open Sans" w:cs="Open Sans"/>
            <w:color w:val="0B0B0B"/>
            <w:shd w:val="clear" w:color="auto" w:fill="FFFFFF"/>
          </w:rPr>
          <w:t> column.</w:t>
        </w:r>
      </w:ins>
    </w:p>
    <w:p w14:paraId="20D23A0A" w14:textId="77777777" w:rsidR="00254258" w:rsidRDefault="00254258">
      <w:pPr>
        <w:pStyle w:val="PlainText"/>
      </w:pPr>
    </w:p>
    <w:tbl>
      <w:tblPr>
        <w:tblStyle w:val="TableGrid"/>
        <w:tblW w:w="0" w:type="auto"/>
        <w:tblLook w:val="04A0" w:firstRow="1" w:lastRow="0" w:firstColumn="1" w:lastColumn="0" w:noHBand="0" w:noVBand="1"/>
      </w:tblPr>
      <w:tblGrid>
        <w:gridCol w:w="9350"/>
      </w:tblGrid>
      <w:tr w:rsidR="00254258" w14:paraId="7AEB991E" w14:textId="77777777">
        <w:tc>
          <w:tcPr>
            <w:tcW w:w="9350" w:type="dxa"/>
          </w:tcPr>
          <w:p w14:paraId="3C0956DE" w14:textId="77777777" w:rsidR="00254258" w:rsidRDefault="00304EF3">
            <w:pPr>
              <w:rPr>
                <w:ins w:id="2264" w:author="Aarati AD" w:date="2023-04-11T16:36:00Z"/>
                <w:rFonts w:ascii="Times New Roman" w:hAnsi="Times New Roman" w:cs="Times New Roman"/>
                <w:sz w:val="24"/>
                <w:szCs w:val="24"/>
              </w:rPr>
            </w:pPr>
            <w:ins w:id="2265" w:author="Aarati AD" w:date="2023-04-11T16:36:00Z">
              <w:r>
                <w:rPr>
                  <w:rFonts w:ascii="Times New Roman" w:hAnsi="Times New Roman" w:cs="Times New Roman"/>
                  <w:sz w:val="24"/>
                  <w:szCs w:val="24"/>
                </w:rPr>
                <w:t xml:space="preserve">Select  account_id, </w:t>
              </w:r>
            </w:ins>
          </w:p>
          <w:p w14:paraId="4D565631" w14:textId="77777777" w:rsidR="00254258" w:rsidRDefault="00304EF3">
            <w:pPr>
              <w:rPr>
                <w:ins w:id="2266" w:author="Aarati AD" w:date="2023-04-11T16:36:00Z"/>
                <w:rFonts w:ascii="Times New Roman" w:hAnsi="Times New Roman" w:cs="Times New Roman"/>
                <w:sz w:val="24"/>
                <w:szCs w:val="24"/>
              </w:rPr>
            </w:pPr>
            <w:ins w:id="2267" w:author="Aarati AD" w:date="2023-04-11T16:36:00Z">
              <w:r>
                <w:rPr>
                  <w:rFonts w:ascii="Times New Roman" w:hAnsi="Times New Roman" w:cs="Times New Roman"/>
                  <w:sz w:val="24"/>
                  <w:szCs w:val="24"/>
                </w:rPr>
                <w:t xml:space="preserve">        occurred_at, </w:t>
              </w:r>
            </w:ins>
          </w:p>
          <w:p w14:paraId="043583F3" w14:textId="77777777" w:rsidR="00254258" w:rsidRDefault="00304EF3">
            <w:pPr>
              <w:rPr>
                <w:ins w:id="2268" w:author="Aarati AD" w:date="2023-04-11T16:36:00Z"/>
                <w:rFonts w:ascii="Times New Roman" w:hAnsi="Times New Roman" w:cs="Times New Roman"/>
                <w:sz w:val="24"/>
                <w:szCs w:val="24"/>
              </w:rPr>
            </w:pPr>
            <w:ins w:id="2269" w:author="Aarati AD" w:date="2023-04-11T16:36:00Z">
              <w:r>
                <w:rPr>
                  <w:rFonts w:ascii="Times New Roman" w:hAnsi="Times New Roman" w:cs="Times New Roman"/>
                  <w:sz w:val="24"/>
                  <w:szCs w:val="24"/>
                </w:rPr>
                <w:t xml:space="preserve">        standard_qty, </w:t>
              </w:r>
            </w:ins>
          </w:p>
          <w:p w14:paraId="1413B535" w14:textId="77777777" w:rsidR="00254258" w:rsidRDefault="00304EF3">
            <w:pPr>
              <w:rPr>
                <w:ins w:id="2270" w:author="Aarati AD" w:date="2023-04-11T16:36:00Z"/>
                <w:rFonts w:ascii="Times New Roman" w:hAnsi="Times New Roman" w:cs="Times New Roman"/>
                <w:sz w:val="24"/>
                <w:szCs w:val="24"/>
              </w:rPr>
            </w:pPr>
            <w:ins w:id="2271" w:author="Aarati AD" w:date="2023-04-11T16:36:00Z">
              <w:r>
                <w:rPr>
                  <w:rFonts w:ascii="Times New Roman" w:hAnsi="Times New Roman" w:cs="Times New Roman"/>
                  <w:sz w:val="24"/>
                  <w:szCs w:val="24"/>
                </w:rPr>
                <w:lastRenderedPageBreak/>
                <w:t xml:space="preserve"> NTILE(2) OVER (partition by account_id order by standard_qty</w:t>
              </w:r>
            </w:ins>
          </w:p>
          <w:p w14:paraId="531B6102" w14:textId="77777777" w:rsidR="00254258" w:rsidRDefault="00304EF3">
            <w:pPr>
              <w:rPr>
                <w:ins w:id="2272" w:author="Aarati AD" w:date="2023-04-11T16:36:00Z"/>
                <w:rFonts w:ascii="Times New Roman" w:hAnsi="Times New Roman" w:cs="Times New Roman"/>
                <w:sz w:val="24"/>
                <w:szCs w:val="24"/>
              </w:rPr>
            </w:pPr>
            <w:ins w:id="2273" w:author="Aarati AD" w:date="2023-04-11T16:36:00Z">
              <w:r>
                <w:rPr>
                  <w:rFonts w:ascii="Times New Roman" w:hAnsi="Times New Roman" w:cs="Times New Roman"/>
                  <w:sz w:val="24"/>
                  <w:szCs w:val="24"/>
                </w:rPr>
                <w:t xml:space="preserve">) </w:t>
              </w:r>
            </w:ins>
          </w:p>
          <w:p w14:paraId="5C6570C0" w14:textId="77777777" w:rsidR="00254258" w:rsidRDefault="00304EF3">
            <w:pPr>
              <w:rPr>
                <w:ins w:id="2274" w:author="Aarati AD" w:date="2023-04-11T16:36:00Z"/>
                <w:rFonts w:ascii="Times New Roman" w:hAnsi="Times New Roman" w:cs="Times New Roman"/>
                <w:sz w:val="24"/>
                <w:szCs w:val="24"/>
              </w:rPr>
            </w:pPr>
            <w:ins w:id="2275" w:author="Aarati AD" w:date="2023-04-11T16:36:00Z">
              <w:r>
                <w:rPr>
                  <w:rFonts w:ascii="Times New Roman" w:hAnsi="Times New Roman" w:cs="Times New Roman"/>
                  <w:sz w:val="24"/>
                  <w:szCs w:val="24"/>
                </w:rPr>
                <w:t xml:space="preserve">As quartile </w:t>
              </w:r>
            </w:ins>
          </w:p>
          <w:p w14:paraId="3AA36C96" w14:textId="77777777" w:rsidR="00254258" w:rsidRDefault="00304EF3">
            <w:pPr>
              <w:rPr>
                <w:ins w:id="2276" w:author="Aarati AD" w:date="2023-04-11T16:36:00Z"/>
                <w:rFonts w:ascii="Times New Roman" w:hAnsi="Times New Roman" w:cs="Times New Roman"/>
                <w:sz w:val="24"/>
                <w:szCs w:val="24"/>
              </w:rPr>
            </w:pPr>
            <w:ins w:id="2277" w:author="Aarati AD" w:date="2023-04-11T16:36:00Z">
              <w:r>
                <w:rPr>
                  <w:rFonts w:ascii="Times New Roman" w:hAnsi="Times New Roman" w:cs="Times New Roman"/>
                  <w:sz w:val="24"/>
                  <w:szCs w:val="24"/>
                </w:rPr>
                <w:t>from orders</w:t>
              </w:r>
            </w:ins>
          </w:p>
          <w:p w14:paraId="2A89937B" w14:textId="77777777" w:rsidR="00254258" w:rsidRDefault="00254258">
            <w:pPr>
              <w:pStyle w:val="PlainText"/>
            </w:pPr>
          </w:p>
        </w:tc>
      </w:tr>
    </w:tbl>
    <w:p w14:paraId="3B5E0005" w14:textId="77777777" w:rsidR="00254258" w:rsidRDefault="00254258">
      <w:pPr>
        <w:rPr>
          <w:ins w:id="2278" w:author="Aarati AD" w:date="2023-04-11T16:36:00Z"/>
          <w:rFonts w:ascii="Times New Roman" w:hAnsi="Times New Roman" w:cs="Times New Roman"/>
          <w:sz w:val="24"/>
          <w:szCs w:val="24"/>
        </w:rPr>
      </w:pPr>
    </w:p>
    <w:p w14:paraId="20339DDB" w14:textId="77777777" w:rsidR="00254258" w:rsidRDefault="00304EF3">
      <w:pPr>
        <w:rPr>
          <w:ins w:id="2279" w:author="Aarati AD" w:date="2023-04-11T16:37:00Z"/>
          <w:rFonts w:ascii="Times New Roman" w:hAnsi="Times New Roman" w:cs="Times New Roman"/>
          <w:sz w:val="24"/>
          <w:szCs w:val="24"/>
        </w:rPr>
      </w:pPr>
      <w:ins w:id="2280" w:author="Aarati AD" w:date="2023-04-11T16:37:00Z">
        <w:r>
          <w:rPr>
            <w:noProof/>
          </w:rPr>
          <w:drawing>
            <wp:inline distT="0" distB="0" distL="0" distR="0" wp14:anchorId="5902FACB" wp14:editId="625C1E7A">
              <wp:extent cx="5943600" cy="3343275"/>
              <wp:effectExtent l="0" t="0" r="0" b="0"/>
              <wp:docPr id="205612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5530" name="Picture 1"/>
                      <pic:cNvPicPr/>
                    </pic:nvPicPr>
                    <pic:blipFill>
                      <a:blip r:embed="rId22"/>
                      <a:srcRect/>
                      <a:stretch>
                        <a:fillRect/>
                      </a:stretch>
                    </pic:blipFill>
                    <pic:spPr>
                      <a:xfrm>
                        <a:off x="0" y="0"/>
                        <a:ext cx="5943600" cy="3343275"/>
                      </a:xfrm>
                      <a:prstGeom prst="rect">
                        <a:avLst/>
                      </a:prstGeom>
                    </pic:spPr>
                  </pic:pic>
                </a:graphicData>
              </a:graphic>
            </wp:inline>
          </w:drawing>
        </w:r>
      </w:ins>
    </w:p>
    <w:p w14:paraId="773B8C75" w14:textId="77777777" w:rsidR="00254258" w:rsidRDefault="00304EF3">
      <w:pPr>
        <w:rPr>
          <w:ins w:id="2281" w:author="Aarati AD" w:date="2023-04-13T14:08:00Z"/>
          <w:rFonts w:ascii="Times New Roman" w:hAnsi="Times New Roman" w:cs="Times New Roman"/>
          <w:b/>
          <w:bCs/>
          <w:sz w:val="32"/>
          <w:szCs w:val="32"/>
        </w:rPr>
      </w:pPr>
      <w:ins w:id="2282" w:author="Aarati AD" w:date="2023-04-13T14:07:00Z">
        <w:r>
          <w:rPr>
            <w:rFonts w:ascii="Times New Roman" w:hAnsi="Times New Roman" w:cs="Times New Roman"/>
            <w:b/>
            <w:bCs/>
            <w:sz w:val="32"/>
            <w:szCs w:val="32"/>
            <w:rPrChange w:id="2283" w:author="Aarati AD" w:date="2023-04-13T14:08:00Z">
              <w:rPr>
                <w:rFonts w:ascii="Times New Roman" w:hAnsi="Times New Roman" w:cs="Times New Roman"/>
                <w:sz w:val="24"/>
                <w:szCs w:val="24"/>
              </w:rPr>
            </w:rPrChange>
          </w:rPr>
          <w:t>Full</w:t>
        </w:r>
      </w:ins>
      <w:ins w:id="2284" w:author="Aarati AD" w:date="2023-04-13T14:08:00Z">
        <w:r>
          <w:rPr>
            <w:rFonts w:ascii="Times New Roman" w:hAnsi="Times New Roman" w:cs="Times New Roman"/>
            <w:b/>
            <w:bCs/>
            <w:sz w:val="32"/>
            <w:szCs w:val="32"/>
            <w:rPrChange w:id="2285" w:author="Aarati AD" w:date="2023-04-13T14:08:00Z">
              <w:rPr>
                <w:rFonts w:ascii="Times New Roman" w:hAnsi="Times New Roman" w:cs="Times New Roman"/>
                <w:sz w:val="24"/>
                <w:szCs w:val="24"/>
              </w:rPr>
            </w:rPrChange>
          </w:rPr>
          <w:t xml:space="preserve"> Outer Joins</w:t>
        </w:r>
        <w:r>
          <w:rPr>
            <w:rFonts w:ascii="Times New Roman" w:hAnsi="Times New Roman" w:cs="Times New Roman"/>
            <w:b/>
            <w:bCs/>
            <w:sz w:val="32"/>
            <w:szCs w:val="32"/>
          </w:rPr>
          <w:t>:</w:t>
        </w:r>
      </w:ins>
    </w:p>
    <w:p w14:paraId="428863A8" w14:textId="77777777" w:rsidR="00254258" w:rsidRDefault="00304EF3">
      <w:pPr>
        <w:rPr>
          <w:ins w:id="2286" w:author="Aarati AD" w:date="2023-04-13T14:30:00Z"/>
          <w:rFonts w:ascii="Times New Roman" w:hAnsi="Times New Roman" w:cs="Times New Roman"/>
          <w:color w:val="0B0B0B"/>
          <w:sz w:val="24"/>
          <w:szCs w:val="24"/>
          <w:shd w:val="clear" w:color="auto" w:fill="FFFFFF"/>
        </w:rPr>
      </w:pPr>
      <w:ins w:id="2287" w:author="Aarati AD" w:date="2023-04-13T14:11:00Z">
        <w:r>
          <w:rPr>
            <w:rFonts w:ascii="Times New Roman" w:hAnsi="Times New Roman" w:cs="Times New Roman"/>
            <w:color w:val="0B0B0B"/>
            <w:sz w:val="24"/>
            <w:szCs w:val="24"/>
            <w:shd w:val="clear" w:color="auto" w:fill="FFFFFF"/>
            <w:rPrChange w:id="2288" w:author="Aarati AD" w:date="2023-04-13T14:11:00Z">
              <w:rPr>
                <w:rFonts w:ascii="Open Sans" w:hAnsi="Open Sans" w:cs="Open Sans"/>
                <w:color w:val="0B0B0B"/>
                <w:shd w:val="clear" w:color="auto" w:fill="FFFFFF"/>
              </w:rPr>
            </w:rPrChange>
          </w:rPr>
          <w:t>we covered inner joins, which produce results for which the join condition is matched in both tables</w:t>
        </w:r>
      </w:ins>
    </w:p>
    <w:p w14:paraId="05640751" w14:textId="77777777" w:rsidR="00254258" w:rsidRPr="00254258" w:rsidRDefault="00304EF3">
      <w:pPr>
        <w:rPr>
          <w:ins w:id="2289" w:author="Aarati AD" w:date="2023-04-11T16:37:00Z"/>
          <w:rFonts w:ascii="Times New Roman" w:hAnsi="Times New Roman" w:cs="Times New Roman"/>
          <w:sz w:val="32"/>
          <w:szCs w:val="32"/>
          <w:rPrChange w:id="2290" w:author="Aarati AD" w:date="2023-04-13T14:11:00Z">
            <w:rPr>
              <w:ins w:id="2291" w:author="Aarati AD" w:date="2023-04-11T16:37:00Z"/>
              <w:rFonts w:ascii="Times New Roman" w:hAnsi="Times New Roman" w:cs="Times New Roman"/>
              <w:sz w:val="24"/>
              <w:szCs w:val="24"/>
            </w:rPr>
          </w:rPrChange>
        </w:rPr>
      </w:pPr>
      <w:ins w:id="2292" w:author="Aarati AD" w:date="2023-04-13T14:30:00Z">
        <w:r>
          <w:rPr>
            <w:rFonts w:ascii="Times New Roman" w:hAnsi="Times New Roman" w:cs="Times New Roman"/>
            <w:noProof/>
            <w:sz w:val="32"/>
            <w:szCs w:val="32"/>
          </w:rPr>
          <w:drawing>
            <wp:inline distT="0" distB="0" distL="0" distR="0" wp14:anchorId="030A1B45" wp14:editId="35C4DD97">
              <wp:extent cx="5935980" cy="2057400"/>
              <wp:effectExtent l="0" t="0" r="0" b="0"/>
              <wp:docPr id="205612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4762" name="Picture 1"/>
                      <pic:cNvPicPr>
                        <a:picLocks noChangeAspect="1" noChangeArrowheads="1"/>
                      </pic:cNvPicPr>
                    </pic:nvPicPr>
                    <pic:blipFill>
                      <a:blip r:embed="rId23"/>
                      <a:srcRect/>
                      <a:stretch>
                        <a:fillRect/>
                      </a:stretch>
                    </pic:blipFill>
                    <pic:spPr>
                      <a:xfrm>
                        <a:off x="0" y="0"/>
                        <a:ext cx="5935980" cy="2057400"/>
                      </a:xfrm>
                      <a:prstGeom prst="rect">
                        <a:avLst/>
                      </a:prstGeom>
                      <a:noFill/>
                      <a:ln>
                        <a:noFill/>
                      </a:ln>
                    </pic:spPr>
                  </pic:pic>
                </a:graphicData>
              </a:graphic>
            </wp:inline>
          </w:drawing>
        </w:r>
      </w:ins>
    </w:p>
    <w:p w14:paraId="69795563" w14:textId="77777777" w:rsidR="00254258" w:rsidRDefault="00304EF3">
      <w:pPr>
        <w:rPr>
          <w:ins w:id="2293" w:author="Aarati AD" w:date="2023-04-13T14:31:00Z"/>
          <w:rFonts w:ascii="Times New Roman" w:hAnsi="Times New Roman" w:cs="Times New Roman"/>
          <w:sz w:val="24"/>
          <w:szCs w:val="24"/>
        </w:rPr>
      </w:pPr>
      <w:ins w:id="2294" w:author="Aarati AD" w:date="2023-04-13T14:31:00Z">
        <w:r>
          <w:rPr>
            <w:rFonts w:ascii="Times New Roman" w:hAnsi="Times New Roman" w:cs="Times New Roman"/>
            <w:sz w:val="24"/>
            <w:szCs w:val="24"/>
          </w:rPr>
          <w:t>If you wanted to return unmatched rows only, which is useful for some cases of data assessment, you can isolate them by adding the following line to the end of the query:</w:t>
        </w:r>
      </w:ins>
    </w:p>
    <w:p w14:paraId="6ECDA22F" w14:textId="77777777" w:rsidR="00254258" w:rsidRDefault="00304EF3">
      <w:pPr>
        <w:rPr>
          <w:ins w:id="2295" w:author="Aarati AD" w:date="2023-04-13T15:09:00Z"/>
          <w:rFonts w:ascii="Times New Roman" w:hAnsi="Times New Roman" w:cs="Times New Roman"/>
          <w:sz w:val="24"/>
          <w:szCs w:val="24"/>
        </w:rPr>
      </w:pPr>
      <w:ins w:id="2296" w:author="Aarati AD" w:date="2023-04-13T15:08:00Z">
        <w:r>
          <w:rPr>
            <w:rFonts w:ascii="Times New Roman" w:hAnsi="Times New Roman" w:cs="Times New Roman"/>
            <w:sz w:val="24"/>
            <w:szCs w:val="24"/>
          </w:rPr>
          <w:lastRenderedPageBreak/>
          <w:t>a.primary_poc &lt; sr.name</w:t>
        </w:r>
      </w:ins>
    </w:p>
    <w:p w14:paraId="61D3E281" w14:textId="77777777" w:rsidR="00254258" w:rsidRDefault="00304EF3">
      <w:pPr>
        <w:rPr>
          <w:ins w:id="2297" w:author="Aarati AD" w:date="2023-04-13T16:39:00Z"/>
          <w:rFonts w:ascii="Times New Roman" w:hAnsi="Times New Roman" w:cs="Times New Roman"/>
          <w:sz w:val="24"/>
          <w:szCs w:val="24"/>
        </w:rPr>
      </w:pPr>
      <w:ins w:id="2298" w:author="Aarati AD" w:date="2023-04-13T15:09:00Z">
        <w:r>
          <w:rPr>
            <w:rFonts w:ascii="Times New Roman" w:hAnsi="Times New Roman" w:cs="Times New Roman"/>
            <w:sz w:val="24"/>
            <w:szCs w:val="24"/>
          </w:rPr>
          <w:t>T</w:t>
        </w:r>
      </w:ins>
      <w:ins w:id="2299" w:author="Aarati AD" w:date="2023-04-13T15:08:00Z">
        <w:r>
          <w:rPr>
            <w:rFonts w:ascii="Times New Roman" w:hAnsi="Times New Roman" w:cs="Times New Roman"/>
            <w:sz w:val="24"/>
            <w:szCs w:val="24"/>
          </w:rPr>
          <w:t xml:space="preserve">his means: The primary Point of </w:t>
        </w:r>
      </w:ins>
      <w:ins w:id="2300" w:author="Aarati AD" w:date="2023-04-13T15:09:00Z">
        <w:r>
          <w:rPr>
            <w:rFonts w:ascii="Times New Roman" w:hAnsi="Times New Roman" w:cs="Times New Roman"/>
            <w:sz w:val="24"/>
            <w:szCs w:val="24"/>
          </w:rPr>
          <w:t>contact’s</w:t>
        </w:r>
      </w:ins>
      <w:ins w:id="2301" w:author="Aarati AD" w:date="2023-04-13T15:08:00Z">
        <w:r>
          <w:rPr>
            <w:rFonts w:ascii="Times New Roman" w:hAnsi="Times New Roman" w:cs="Times New Roman"/>
            <w:sz w:val="24"/>
            <w:szCs w:val="24"/>
          </w:rPr>
          <w:t xml:space="preserve"> full name comes before the sales representative’s name alphabetically</w:t>
        </w:r>
      </w:ins>
      <w:ins w:id="2302" w:author="Aarati AD" w:date="2023-04-13T15:09:00Z">
        <w:r>
          <w:rPr>
            <w:rFonts w:ascii="Times New Roman" w:hAnsi="Times New Roman" w:cs="Times New Roman"/>
            <w:sz w:val="24"/>
            <w:szCs w:val="24"/>
          </w:rPr>
          <w:t xml:space="preserve">: </w:t>
        </w:r>
      </w:ins>
    </w:p>
    <w:p w14:paraId="18A54B67" w14:textId="77777777" w:rsidR="00254258" w:rsidRDefault="00254258">
      <w:pPr>
        <w:rPr>
          <w:ins w:id="2303" w:author="Aarati AD" w:date="2023-04-13T15:09:00Z"/>
          <w:rFonts w:ascii="Times New Roman" w:hAnsi="Times New Roman" w:cs="Times New Roman"/>
          <w:sz w:val="24"/>
          <w:szCs w:val="24"/>
        </w:rPr>
      </w:pPr>
    </w:p>
    <w:p w14:paraId="184A6E69" w14:textId="77777777" w:rsidR="00254258" w:rsidRPr="00254258" w:rsidRDefault="00304EF3">
      <w:pPr>
        <w:rPr>
          <w:ins w:id="2304" w:author="Aarati AD" w:date="2023-04-13T14:31:00Z"/>
          <w:rFonts w:ascii="Times New Roman" w:hAnsi="Times New Roman" w:cs="Times New Roman"/>
          <w:sz w:val="28"/>
          <w:szCs w:val="28"/>
          <w:rPrChange w:id="2305" w:author="Aarati AD" w:date="2023-04-14T15:58:00Z">
            <w:rPr>
              <w:ins w:id="2306" w:author="Aarati AD" w:date="2023-04-13T14:31:00Z"/>
              <w:rFonts w:ascii="Times New Roman" w:hAnsi="Times New Roman" w:cs="Times New Roman"/>
              <w:sz w:val="24"/>
              <w:szCs w:val="24"/>
            </w:rPr>
          </w:rPrChange>
        </w:rPr>
      </w:pPr>
      <w:ins w:id="2307" w:author="Aarati AD" w:date="2023-04-14T15:56:00Z">
        <w:r>
          <w:rPr>
            <w:rFonts w:ascii="Times New Roman" w:hAnsi="Times New Roman" w:cs="Times New Roman"/>
            <w:b/>
            <w:bCs/>
            <w:sz w:val="28"/>
            <w:szCs w:val="28"/>
            <w:rPrChange w:id="2308" w:author="Aarati AD" w:date="2023-04-14T15:56:00Z">
              <w:rPr>
                <w:rFonts w:ascii="Times New Roman" w:hAnsi="Times New Roman" w:cs="Times New Roman"/>
                <w:sz w:val="24"/>
                <w:szCs w:val="24"/>
              </w:rPr>
            </w:rPrChange>
          </w:rPr>
          <w:t>Self Joins:</w:t>
        </w:r>
      </w:ins>
    </w:p>
    <w:p w14:paraId="7A7A6A43" w14:textId="77777777" w:rsidR="00254258" w:rsidRDefault="00304EF3">
      <w:pPr>
        <w:rPr>
          <w:ins w:id="2309" w:author="Aarati AD" w:date="2023-04-14T15:58:00Z"/>
          <w:rFonts w:ascii="Times New Roman" w:hAnsi="Times New Roman" w:cs="Times New Roman"/>
          <w:sz w:val="24"/>
          <w:szCs w:val="24"/>
        </w:rPr>
      </w:pPr>
      <w:ins w:id="2310" w:author="Aarati AD" w:date="2023-04-14T15:58:00Z">
        <w:r>
          <w:rPr>
            <w:rFonts w:ascii="Times New Roman" w:hAnsi="Times New Roman" w:cs="Times New Roman"/>
            <w:sz w:val="24"/>
            <w:szCs w:val="24"/>
          </w:rPr>
          <w:t xml:space="preserve">We used the self joins to find the events which occur one after another: </w:t>
        </w:r>
      </w:ins>
      <w:ins w:id="2311" w:author="Aarati AD" w:date="2023-04-14T16:25:00Z">
        <w:r>
          <w:rPr>
            <w:rFonts w:ascii="Times New Roman" w:hAnsi="Times New Roman" w:cs="Times New Roman"/>
            <w:sz w:val="24"/>
            <w:szCs w:val="24"/>
          </w:rPr>
          <w:t xml:space="preserve"> </w:t>
        </w:r>
      </w:ins>
    </w:p>
    <w:p w14:paraId="454B8E6A" w14:textId="77777777" w:rsidR="00254258" w:rsidRDefault="00304EF3" w:rsidP="00254258">
      <w:pPr>
        <w:spacing w:after="80" w:line="240" w:lineRule="auto"/>
        <w:rPr>
          <w:ins w:id="2312" w:author="Aarati AD" w:date="2023-04-14T16:32:00Z"/>
          <w:rFonts w:ascii="Times New Roman" w:hAnsi="Times New Roman" w:cs="Times New Roman"/>
          <w:sz w:val="24"/>
          <w:szCs w:val="24"/>
        </w:rPr>
        <w:pPrChange w:id="2313" w:author="Aarati AD" w:date="2023-04-14T16:43:00Z">
          <w:pPr/>
        </w:pPrChange>
      </w:pPr>
      <w:ins w:id="2314" w:author="Aarati AD" w:date="2023-04-14T16:32:00Z">
        <w:r>
          <w:rPr>
            <w:rFonts w:ascii="Times New Roman" w:hAnsi="Times New Roman" w:cs="Times New Roman"/>
            <w:b/>
            <w:bCs/>
            <w:sz w:val="24"/>
            <w:szCs w:val="24"/>
          </w:rPr>
          <w:t>SELECT</w:t>
        </w:r>
        <w:r>
          <w:rPr>
            <w:rFonts w:ascii="Times New Roman" w:hAnsi="Times New Roman" w:cs="Times New Roman"/>
            <w:sz w:val="24"/>
            <w:szCs w:val="24"/>
          </w:rPr>
          <w:t xml:space="preserve"> o1.id </w:t>
        </w:r>
        <w:r>
          <w:rPr>
            <w:rFonts w:ascii="Times New Roman" w:hAnsi="Times New Roman" w:cs="Times New Roman"/>
            <w:b/>
            <w:bCs/>
            <w:sz w:val="24"/>
            <w:szCs w:val="24"/>
          </w:rPr>
          <w:t>AS</w:t>
        </w:r>
        <w:r>
          <w:rPr>
            <w:rFonts w:ascii="Times New Roman" w:hAnsi="Times New Roman" w:cs="Times New Roman"/>
            <w:sz w:val="24"/>
            <w:szCs w:val="24"/>
          </w:rPr>
          <w:t xml:space="preserve"> o1_id,</w:t>
        </w:r>
      </w:ins>
      <w:ins w:id="2315" w:author="Aarati AD" w:date="2023-04-14T16:34:00Z">
        <w:r>
          <w:rPr>
            <w:rFonts w:ascii="Times New Roman" w:hAnsi="Times New Roman" w:cs="Times New Roman"/>
            <w:sz w:val="24"/>
            <w:szCs w:val="24"/>
          </w:rPr>
          <w:t xml:space="preserve"> o1.channel AS o1_ch</w:t>
        </w:r>
      </w:ins>
      <w:ins w:id="2316" w:author="Aarati AD" w:date="2023-04-14T16:35:00Z">
        <w:r>
          <w:rPr>
            <w:rFonts w:ascii="Times New Roman" w:hAnsi="Times New Roman" w:cs="Times New Roman"/>
            <w:sz w:val="24"/>
            <w:szCs w:val="24"/>
          </w:rPr>
          <w:t>annel</w:t>
        </w:r>
      </w:ins>
    </w:p>
    <w:p w14:paraId="7EA35EEE" w14:textId="77777777" w:rsidR="00254258" w:rsidRDefault="00304EF3" w:rsidP="00254258">
      <w:pPr>
        <w:spacing w:after="80" w:line="240" w:lineRule="auto"/>
        <w:rPr>
          <w:ins w:id="2317" w:author="Aarati AD" w:date="2023-04-14T16:32:00Z"/>
          <w:rFonts w:ascii="Times New Roman" w:hAnsi="Times New Roman" w:cs="Times New Roman"/>
          <w:sz w:val="24"/>
          <w:szCs w:val="24"/>
        </w:rPr>
        <w:pPrChange w:id="2318" w:author="Aarati AD" w:date="2023-04-14T16:43:00Z">
          <w:pPr/>
        </w:pPrChange>
      </w:pPr>
      <w:ins w:id="2319" w:author="Aarati AD" w:date="2023-04-14T16:32:00Z">
        <w:r>
          <w:rPr>
            <w:rFonts w:ascii="Times New Roman" w:hAnsi="Times New Roman" w:cs="Times New Roman"/>
            <w:sz w:val="24"/>
            <w:szCs w:val="24"/>
          </w:rPr>
          <w:t xml:space="preserve">       o1.account_id </w:t>
        </w:r>
        <w:r>
          <w:rPr>
            <w:rFonts w:ascii="Times New Roman" w:hAnsi="Times New Roman" w:cs="Times New Roman"/>
            <w:b/>
            <w:bCs/>
            <w:sz w:val="24"/>
            <w:szCs w:val="24"/>
          </w:rPr>
          <w:t>AS</w:t>
        </w:r>
        <w:r>
          <w:rPr>
            <w:rFonts w:ascii="Times New Roman" w:hAnsi="Times New Roman" w:cs="Times New Roman"/>
            <w:sz w:val="24"/>
            <w:szCs w:val="24"/>
          </w:rPr>
          <w:t xml:space="preserve"> o1_account_id,</w:t>
        </w:r>
      </w:ins>
    </w:p>
    <w:p w14:paraId="5C7DDC47" w14:textId="77777777" w:rsidR="00254258" w:rsidRDefault="00304EF3" w:rsidP="00254258">
      <w:pPr>
        <w:spacing w:after="80" w:line="240" w:lineRule="auto"/>
        <w:rPr>
          <w:ins w:id="2320" w:author="Aarati AD" w:date="2023-04-14T16:32:00Z"/>
          <w:rFonts w:ascii="Times New Roman" w:hAnsi="Times New Roman" w:cs="Times New Roman"/>
          <w:sz w:val="24"/>
          <w:szCs w:val="24"/>
        </w:rPr>
        <w:pPrChange w:id="2321" w:author="Aarati AD" w:date="2023-04-14T16:43:00Z">
          <w:pPr/>
        </w:pPrChange>
      </w:pPr>
      <w:ins w:id="2322" w:author="Aarati AD" w:date="2023-04-14T16:32:00Z">
        <w:r>
          <w:rPr>
            <w:rFonts w:ascii="Times New Roman" w:hAnsi="Times New Roman" w:cs="Times New Roman"/>
            <w:sz w:val="24"/>
            <w:szCs w:val="24"/>
          </w:rPr>
          <w:t xml:space="preserve">       o1.occurred_at </w:t>
        </w:r>
        <w:r>
          <w:rPr>
            <w:rFonts w:ascii="Times New Roman" w:hAnsi="Times New Roman" w:cs="Times New Roman"/>
            <w:b/>
            <w:bCs/>
            <w:sz w:val="24"/>
            <w:szCs w:val="24"/>
          </w:rPr>
          <w:t>AS</w:t>
        </w:r>
        <w:r>
          <w:rPr>
            <w:rFonts w:ascii="Times New Roman" w:hAnsi="Times New Roman" w:cs="Times New Roman"/>
            <w:sz w:val="24"/>
            <w:szCs w:val="24"/>
          </w:rPr>
          <w:t xml:space="preserve"> o1_occurred_at,</w:t>
        </w:r>
      </w:ins>
    </w:p>
    <w:p w14:paraId="63786788" w14:textId="77777777" w:rsidR="00254258" w:rsidRDefault="00304EF3" w:rsidP="00254258">
      <w:pPr>
        <w:spacing w:after="80" w:line="240" w:lineRule="auto"/>
        <w:rPr>
          <w:ins w:id="2323" w:author="Aarati AD" w:date="2023-04-14T16:32:00Z"/>
          <w:rFonts w:ascii="Times New Roman" w:hAnsi="Times New Roman" w:cs="Times New Roman"/>
          <w:sz w:val="24"/>
          <w:szCs w:val="24"/>
        </w:rPr>
        <w:pPrChange w:id="2324" w:author="Aarati AD" w:date="2023-04-14T16:43:00Z">
          <w:pPr/>
        </w:pPrChange>
      </w:pPr>
      <w:ins w:id="2325" w:author="Aarati AD" w:date="2023-04-14T16:32:00Z">
        <w:r>
          <w:rPr>
            <w:rFonts w:ascii="Times New Roman" w:hAnsi="Times New Roman" w:cs="Times New Roman"/>
            <w:sz w:val="24"/>
            <w:szCs w:val="24"/>
          </w:rPr>
          <w:t xml:space="preserve">       o2.id </w:t>
        </w:r>
        <w:r>
          <w:rPr>
            <w:rFonts w:ascii="Times New Roman" w:hAnsi="Times New Roman" w:cs="Times New Roman"/>
            <w:b/>
            <w:bCs/>
            <w:sz w:val="24"/>
            <w:szCs w:val="24"/>
          </w:rPr>
          <w:t>AS</w:t>
        </w:r>
        <w:r>
          <w:rPr>
            <w:rFonts w:ascii="Times New Roman" w:hAnsi="Times New Roman" w:cs="Times New Roman"/>
            <w:sz w:val="24"/>
            <w:szCs w:val="24"/>
          </w:rPr>
          <w:t xml:space="preserve"> o2_id,</w:t>
        </w:r>
      </w:ins>
    </w:p>
    <w:p w14:paraId="1D28C126" w14:textId="77777777" w:rsidR="00254258" w:rsidRDefault="00304EF3" w:rsidP="00254258">
      <w:pPr>
        <w:spacing w:after="80" w:line="240" w:lineRule="auto"/>
        <w:rPr>
          <w:ins w:id="2326" w:author="Aarati AD" w:date="2023-04-14T16:32:00Z"/>
          <w:rFonts w:ascii="Times New Roman" w:hAnsi="Times New Roman" w:cs="Times New Roman"/>
          <w:sz w:val="24"/>
          <w:szCs w:val="24"/>
        </w:rPr>
        <w:pPrChange w:id="2327" w:author="Aarati AD" w:date="2023-04-14T16:43:00Z">
          <w:pPr/>
        </w:pPrChange>
      </w:pPr>
      <w:ins w:id="2328" w:author="Aarati AD" w:date="2023-04-14T16:32:00Z">
        <w:r>
          <w:rPr>
            <w:rFonts w:ascii="Times New Roman" w:hAnsi="Times New Roman" w:cs="Times New Roman"/>
            <w:sz w:val="24"/>
            <w:szCs w:val="24"/>
          </w:rPr>
          <w:t xml:space="preserve">       o2.account_id </w:t>
        </w:r>
        <w:r>
          <w:rPr>
            <w:rFonts w:ascii="Times New Roman" w:hAnsi="Times New Roman" w:cs="Times New Roman"/>
            <w:b/>
            <w:bCs/>
            <w:sz w:val="24"/>
            <w:szCs w:val="24"/>
          </w:rPr>
          <w:t>AS</w:t>
        </w:r>
        <w:r>
          <w:rPr>
            <w:rFonts w:ascii="Times New Roman" w:hAnsi="Times New Roman" w:cs="Times New Roman"/>
            <w:sz w:val="24"/>
            <w:szCs w:val="24"/>
          </w:rPr>
          <w:t xml:space="preserve"> o2_account_id,</w:t>
        </w:r>
      </w:ins>
    </w:p>
    <w:p w14:paraId="3F868222" w14:textId="77777777" w:rsidR="00254258" w:rsidRDefault="00304EF3" w:rsidP="00254258">
      <w:pPr>
        <w:spacing w:after="80" w:line="240" w:lineRule="auto"/>
        <w:rPr>
          <w:ins w:id="2329" w:author="Aarati AD" w:date="2023-04-14T16:32:00Z"/>
          <w:rFonts w:ascii="Times New Roman" w:hAnsi="Times New Roman" w:cs="Times New Roman"/>
          <w:sz w:val="24"/>
          <w:szCs w:val="24"/>
        </w:rPr>
        <w:pPrChange w:id="2330" w:author="Aarati AD" w:date="2023-04-14T16:43:00Z">
          <w:pPr/>
        </w:pPrChange>
      </w:pPr>
      <w:ins w:id="2331" w:author="Aarati AD" w:date="2023-04-14T16:32:00Z">
        <w:r>
          <w:rPr>
            <w:rFonts w:ascii="Times New Roman" w:hAnsi="Times New Roman" w:cs="Times New Roman"/>
            <w:sz w:val="24"/>
            <w:szCs w:val="24"/>
          </w:rPr>
          <w:t xml:space="preserve">       o2.occurred_at </w:t>
        </w:r>
        <w:r>
          <w:rPr>
            <w:rFonts w:ascii="Times New Roman" w:hAnsi="Times New Roman" w:cs="Times New Roman"/>
            <w:b/>
            <w:bCs/>
            <w:sz w:val="24"/>
            <w:szCs w:val="24"/>
          </w:rPr>
          <w:t>AS</w:t>
        </w:r>
        <w:r>
          <w:rPr>
            <w:rFonts w:ascii="Times New Roman" w:hAnsi="Times New Roman" w:cs="Times New Roman"/>
            <w:sz w:val="24"/>
            <w:szCs w:val="24"/>
          </w:rPr>
          <w:t xml:space="preserve"> o2_occurred_at</w:t>
        </w:r>
      </w:ins>
    </w:p>
    <w:p w14:paraId="263B1617" w14:textId="77777777" w:rsidR="00254258" w:rsidRDefault="00304EF3" w:rsidP="00254258">
      <w:pPr>
        <w:spacing w:after="80" w:line="240" w:lineRule="auto"/>
        <w:rPr>
          <w:ins w:id="2332" w:author="Aarati AD" w:date="2023-04-14T16:32:00Z"/>
          <w:rFonts w:ascii="Times New Roman" w:hAnsi="Times New Roman" w:cs="Times New Roman"/>
          <w:sz w:val="24"/>
          <w:szCs w:val="24"/>
        </w:rPr>
        <w:pPrChange w:id="2333" w:author="Aarati AD" w:date="2023-04-14T16:43:00Z">
          <w:pPr/>
        </w:pPrChange>
      </w:pPr>
      <w:ins w:id="2334" w:author="Aarati AD" w:date="2023-04-14T16:32:00Z">
        <w:r>
          <w:rPr>
            <w:rFonts w:ascii="Times New Roman" w:hAnsi="Times New Roman" w:cs="Times New Roman"/>
            <w:sz w:val="24"/>
            <w:szCs w:val="24"/>
          </w:rPr>
          <w:t xml:space="preserve"> </w:t>
        </w:r>
        <w:r>
          <w:rPr>
            <w:rFonts w:ascii="Times New Roman" w:hAnsi="Times New Roman" w:cs="Times New Roman"/>
            <w:b/>
            <w:bCs/>
            <w:sz w:val="24"/>
            <w:szCs w:val="24"/>
          </w:rPr>
          <w:t>FROM</w:t>
        </w:r>
        <w:r>
          <w:rPr>
            <w:rFonts w:ascii="Times New Roman" w:hAnsi="Times New Roman" w:cs="Times New Roman"/>
            <w:sz w:val="24"/>
            <w:szCs w:val="24"/>
          </w:rPr>
          <w:t xml:space="preserve"> orders o1</w:t>
        </w:r>
      </w:ins>
    </w:p>
    <w:p w14:paraId="43CB2BA0" w14:textId="77777777" w:rsidR="00254258" w:rsidRDefault="00304EF3" w:rsidP="00254258">
      <w:pPr>
        <w:spacing w:after="80" w:line="240" w:lineRule="auto"/>
        <w:rPr>
          <w:ins w:id="2335" w:author="Aarati AD" w:date="2023-04-14T16:32:00Z"/>
          <w:rFonts w:ascii="Times New Roman" w:hAnsi="Times New Roman" w:cs="Times New Roman"/>
          <w:sz w:val="24"/>
          <w:szCs w:val="24"/>
        </w:rPr>
        <w:pPrChange w:id="2336" w:author="Aarati AD" w:date="2023-04-14T16:43:00Z">
          <w:pPr/>
        </w:pPrChange>
      </w:pPr>
      <w:ins w:id="2337" w:author="Aarati AD" w:date="2023-04-14T16:32:00Z">
        <w:r>
          <w:rPr>
            <w:rFonts w:ascii="Times New Roman" w:hAnsi="Times New Roman" w:cs="Times New Roman"/>
            <w:sz w:val="24"/>
            <w:szCs w:val="24"/>
          </w:rPr>
          <w:t xml:space="preserve"> </w:t>
        </w:r>
        <w:r>
          <w:rPr>
            <w:rFonts w:ascii="Times New Roman" w:hAnsi="Times New Roman" w:cs="Times New Roman"/>
            <w:b/>
            <w:bCs/>
            <w:sz w:val="24"/>
            <w:szCs w:val="24"/>
          </w:rPr>
          <w:t>LEFT</w:t>
        </w:r>
        <w:r>
          <w:rPr>
            <w:rFonts w:ascii="Times New Roman" w:hAnsi="Times New Roman" w:cs="Times New Roman"/>
            <w:sz w:val="24"/>
            <w:szCs w:val="24"/>
          </w:rPr>
          <w:t xml:space="preserve"> </w:t>
        </w:r>
        <w:r>
          <w:rPr>
            <w:rFonts w:ascii="Times New Roman" w:hAnsi="Times New Roman" w:cs="Times New Roman"/>
            <w:b/>
            <w:bCs/>
            <w:sz w:val="24"/>
            <w:szCs w:val="24"/>
          </w:rPr>
          <w:t>JOIN</w:t>
        </w:r>
        <w:r>
          <w:rPr>
            <w:rFonts w:ascii="Times New Roman" w:hAnsi="Times New Roman" w:cs="Times New Roman"/>
            <w:sz w:val="24"/>
            <w:szCs w:val="24"/>
          </w:rPr>
          <w:t xml:space="preserve"> orders o2</w:t>
        </w:r>
      </w:ins>
    </w:p>
    <w:p w14:paraId="64556699" w14:textId="77777777" w:rsidR="00254258" w:rsidRDefault="00304EF3" w:rsidP="00254258">
      <w:pPr>
        <w:spacing w:after="80" w:line="240" w:lineRule="auto"/>
        <w:rPr>
          <w:ins w:id="2338" w:author="Aarati AD" w:date="2023-04-14T16:32:00Z"/>
          <w:rFonts w:ascii="Times New Roman" w:hAnsi="Times New Roman" w:cs="Times New Roman"/>
          <w:sz w:val="24"/>
          <w:szCs w:val="24"/>
        </w:rPr>
        <w:pPrChange w:id="2339" w:author="Aarati AD" w:date="2023-04-14T16:43:00Z">
          <w:pPr/>
        </w:pPrChange>
      </w:pPr>
      <w:ins w:id="2340" w:author="Aarati AD" w:date="2023-04-14T16:32:00Z">
        <w:r>
          <w:rPr>
            <w:rFonts w:ascii="Times New Roman" w:hAnsi="Times New Roman" w:cs="Times New Roman"/>
            <w:sz w:val="24"/>
            <w:szCs w:val="24"/>
          </w:rPr>
          <w:t xml:space="preserve">   </w:t>
        </w:r>
        <w:r>
          <w:rPr>
            <w:rFonts w:ascii="Times New Roman" w:hAnsi="Times New Roman" w:cs="Times New Roman"/>
            <w:b/>
            <w:bCs/>
            <w:sz w:val="24"/>
            <w:szCs w:val="24"/>
          </w:rPr>
          <w:t>ON</w:t>
        </w:r>
        <w:r>
          <w:rPr>
            <w:rFonts w:ascii="Times New Roman" w:hAnsi="Times New Roman" w:cs="Times New Roman"/>
            <w:sz w:val="24"/>
            <w:szCs w:val="24"/>
          </w:rPr>
          <w:t xml:space="preserve"> o1.account_id = o2.account_id</w:t>
        </w:r>
      </w:ins>
    </w:p>
    <w:p w14:paraId="3B4DF4BE" w14:textId="77777777" w:rsidR="00254258" w:rsidRDefault="00304EF3" w:rsidP="00254258">
      <w:pPr>
        <w:spacing w:after="80" w:line="240" w:lineRule="auto"/>
        <w:rPr>
          <w:ins w:id="2341" w:author="Aarati AD" w:date="2023-04-14T16:32:00Z"/>
          <w:rFonts w:ascii="Times New Roman" w:hAnsi="Times New Roman" w:cs="Times New Roman"/>
          <w:sz w:val="24"/>
          <w:szCs w:val="24"/>
        </w:rPr>
        <w:pPrChange w:id="2342" w:author="Aarati AD" w:date="2023-04-14T16:43:00Z">
          <w:pPr/>
        </w:pPrChange>
      </w:pPr>
      <w:ins w:id="2343" w:author="Aarati AD" w:date="2023-04-14T16:32:00Z">
        <w:r>
          <w:rPr>
            <w:rFonts w:ascii="Times New Roman" w:hAnsi="Times New Roman" w:cs="Times New Roman"/>
            <w:sz w:val="24"/>
            <w:szCs w:val="24"/>
          </w:rPr>
          <w:t xml:space="preserve">  AND o2.occurred_at &gt; o1.occurred_at</w:t>
        </w:r>
      </w:ins>
    </w:p>
    <w:p w14:paraId="38B2EBD9" w14:textId="77777777" w:rsidR="00254258" w:rsidRDefault="00304EF3">
      <w:pPr>
        <w:spacing w:after="80" w:line="240" w:lineRule="auto"/>
        <w:rPr>
          <w:ins w:id="2344" w:author="Aarati AD" w:date="2023-04-14T18:01:00Z"/>
          <w:rFonts w:ascii="Times New Roman" w:hAnsi="Times New Roman" w:cs="Times New Roman"/>
          <w:sz w:val="24"/>
          <w:szCs w:val="24"/>
        </w:rPr>
      </w:pPr>
      <w:ins w:id="2345" w:author="Aarati AD" w:date="2023-04-14T16:32:00Z">
        <w:r>
          <w:rPr>
            <w:rFonts w:ascii="Times New Roman" w:hAnsi="Times New Roman" w:cs="Times New Roman"/>
            <w:sz w:val="24"/>
            <w:szCs w:val="24"/>
          </w:rPr>
          <w:t xml:space="preserve">  AND o2.occurred_at &lt;= o1.occurred_at + </w:t>
        </w:r>
        <w:r>
          <w:rPr>
            <w:rFonts w:ascii="Times New Roman" w:hAnsi="Times New Roman" w:cs="Times New Roman"/>
            <w:b/>
            <w:bCs/>
            <w:sz w:val="24"/>
            <w:szCs w:val="24"/>
          </w:rPr>
          <w:t>INTERVAL</w:t>
        </w:r>
        <w:r>
          <w:rPr>
            <w:rFonts w:ascii="Times New Roman" w:hAnsi="Times New Roman" w:cs="Times New Roman"/>
            <w:sz w:val="24"/>
            <w:szCs w:val="24"/>
          </w:rPr>
          <w:t xml:space="preserve"> '</w:t>
        </w:r>
      </w:ins>
      <w:ins w:id="2346" w:author="Aarati AD" w:date="2023-04-14T16:35:00Z">
        <w:r>
          <w:rPr>
            <w:rFonts w:ascii="Times New Roman" w:hAnsi="Times New Roman" w:cs="Times New Roman"/>
            <w:sz w:val="24"/>
            <w:szCs w:val="24"/>
          </w:rPr>
          <w:t xml:space="preserve"> </w:t>
        </w:r>
      </w:ins>
      <w:ins w:id="2347" w:author="Aarati AD" w:date="2023-04-14T16:40:00Z">
        <w:r>
          <w:rPr>
            <w:rFonts w:ascii="Times New Roman" w:hAnsi="Times New Roman" w:cs="Times New Roman"/>
            <w:sz w:val="24"/>
            <w:szCs w:val="24"/>
          </w:rPr>
          <w:t>28</w:t>
        </w:r>
      </w:ins>
      <w:ins w:id="2348" w:author="Aarati AD" w:date="2023-04-14T16:32:00Z">
        <w:r>
          <w:rPr>
            <w:rFonts w:ascii="Times New Roman" w:hAnsi="Times New Roman" w:cs="Times New Roman"/>
            <w:sz w:val="24"/>
            <w:szCs w:val="24"/>
          </w:rPr>
          <w:t xml:space="preserve"> days'</w:t>
        </w:r>
      </w:ins>
    </w:p>
    <w:p w14:paraId="430EC0F8" w14:textId="77777777" w:rsidR="00254258" w:rsidRDefault="00304EF3" w:rsidP="00254258">
      <w:pPr>
        <w:spacing w:after="80" w:line="240" w:lineRule="auto"/>
        <w:rPr>
          <w:ins w:id="2349" w:author="Aarati AD" w:date="2023-04-14T16:32:00Z"/>
          <w:rFonts w:ascii="Times New Roman" w:hAnsi="Times New Roman" w:cs="Times New Roman"/>
          <w:sz w:val="24"/>
          <w:szCs w:val="24"/>
        </w:rPr>
        <w:pPrChange w:id="2350" w:author="Aarati AD" w:date="2023-04-14T16:43:00Z">
          <w:pPr/>
        </w:pPrChange>
      </w:pPr>
      <w:ins w:id="2351" w:author="Aarati AD" w:date="2023-04-14T18:01:00Z">
        <w:r>
          <w:rPr>
            <w:rFonts w:ascii="Times New Roman" w:hAnsi="Times New Roman" w:cs="Times New Roman"/>
            <w:sz w:val="24"/>
            <w:szCs w:val="24"/>
            <w:highlight w:val="yellow"/>
            <w:rPrChange w:id="2352" w:author="Aarati AD" w:date="2023-04-14T18:02:00Z">
              <w:rPr>
                <w:rFonts w:ascii="Times New Roman" w:hAnsi="Times New Roman" w:cs="Times New Roman"/>
                <w:sz w:val="24"/>
                <w:szCs w:val="24"/>
              </w:rPr>
            </w:rPrChange>
          </w:rPr>
          <w:t>#wanting the record in o</w:t>
        </w:r>
      </w:ins>
      <w:ins w:id="2353" w:author="Aarati AD" w:date="2023-04-14T18:02:00Z">
        <w:r>
          <w:rPr>
            <w:rFonts w:ascii="Times New Roman" w:hAnsi="Times New Roman" w:cs="Times New Roman"/>
            <w:sz w:val="24"/>
            <w:szCs w:val="24"/>
            <w:highlight w:val="yellow"/>
            <w:rPrChange w:id="2354" w:author="Aarati AD" w:date="2023-04-14T18:02:00Z">
              <w:rPr>
                <w:rFonts w:ascii="Times New Roman" w:hAnsi="Times New Roman" w:cs="Times New Roman"/>
                <w:sz w:val="24"/>
                <w:szCs w:val="24"/>
              </w:rPr>
            </w:rPrChange>
          </w:rPr>
          <w:t>o2 to be with in 28 days after a</w:t>
        </w:r>
        <w:r>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Change w:id="2355" w:author="Aarati AD" w:date="2023-04-14T18:02:00Z">
              <w:rPr>
                <w:rFonts w:ascii="Times New Roman" w:hAnsi="Times New Roman" w:cs="Times New Roman"/>
                <w:sz w:val="24"/>
                <w:szCs w:val="24"/>
              </w:rPr>
            </w:rPrChange>
          </w:rPr>
          <w:t>record in o1</w:t>
        </w:r>
      </w:ins>
    </w:p>
    <w:p w14:paraId="280DBB78" w14:textId="77777777" w:rsidR="00254258" w:rsidRDefault="00304EF3" w:rsidP="00254258">
      <w:pPr>
        <w:spacing w:after="80" w:line="240" w:lineRule="auto"/>
        <w:rPr>
          <w:ins w:id="2356" w:author="Aarati AD" w:date="2023-04-14T16:41:00Z"/>
          <w:rFonts w:ascii="Times New Roman" w:hAnsi="Times New Roman" w:cs="Times New Roman"/>
          <w:sz w:val="24"/>
          <w:szCs w:val="24"/>
        </w:rPr>
        <w:pPrChange w:id="2357" w:author="Aarati AD" w:date="2023-04-14T16:43:00Z">
          <w:pPr/>
        </w:pPrChange>
      </w:pPr>
      <w:ins w:id="2358" w:author="Aarati AD" w:date="2023-04-14T16:32:00Z">
        <w:r>
          <w:rPr>
            <w:rFonts w:ascii="Times New Roman" w:hAnsi="Times New Roman" w:cs="Times New Roman"/>
            <w:b/>
            <w:bCs/>
            <w:sz w:val="24"/>
            <w:szCs w:val="24"/>
          </w:rPr>
          <w:t>ORDER</w:t>
        </w:r>
        <w:r>
          <w:rPr>
            <w:rFonts w:ascii="Times New Roman" w:hAnsi="Times New Roman" w:cs="Times New Roman"/>
            <w:sz w:val="24"/>
            <w:szCs w:val="24"/>
          </w:rPr>
          <w:t xml:space="preserve"> </w:t>
        </w:r>
        <w:r>
          <w:rPr>
            <w:rFonts w:ascii="Times New Roman" w:hAnsi="Times New Roman" w:cs="Times New Roman"/>
            <w:b/>
            <w:bCs/>
            <w:sz w:val="24"/>
            <w:szCs w:val="24"/>
          </w:rPr>
          <w:t>BY</w:t>
        </w:r>
        <w:r>
          <w:rPr>
            <w:rFonts w:ascii="Times New Roman" w:hAnsi="Times New Roman" w:cs="Times New Roman"/>
            <w:sz w:val="24"/>
            <w:szCs w:val="24"/>
          </w:rPr>
          <w:t xml:space="preserve"> o1.account_id, o1.occurred_at</w:t>
        </w:r>
      </w:ins>
    </w:p>
    <w:p w14:paraId="31DDA81C" w14:textId="77777777" w:rsidR="00254258" w:rsidRDefault="00254258">
      <w:pPr>
        <w:rPr>
          <w:ins w:id="2359" w:author="Aarati AD" w:date="2023-04-14T16:41:00Z"/>
          <w:rFonts w:ascii="Times New Roman" w:hAnsi="Times New Roman" w:cs="Times New Roman"/>
          <w:sz w:val="24"/>
          <w:szCs w:val="24"/>
        </w:rPr>
      </w:pPr>
    </w:p>
    <w:p w14:paraId="1F8718E2" w14:textId="77777777" w:rsidR="00254258" w:rsidRPr="00254258" w:rsidRDefault="00304EF3">
      <w:pPr>
        <w:rPr>
          <w:ins w:id="2360" w:author="Aarati AD" w:date="2023-04-14T16:41:00Z"/>
          <w:rFonts w:ascii="Times New Roman" w:hAnsi="Times New Roman" w:cs="Times New Roman"/>
          <w:b/>
          <w:bCs/>
          <w:sz w:val="24"/>
          <w:szCs w:val="24"/>
          <w:rPrChange w:id="2361" w:author="Aarati AD" w:date="2023-04-14T16:41:00Z">
            <w:rPr>
              <w:ins w:id="2362" w:author="Aarati AD" w:date="2023-04-14T16:41:00Z"/>
              <w:rFonts w:ascii="Times New Roman" w:hAnsi="Times New Roman" w:cs="Times New Roman"/>
              <w:sz w:val="24"/>
              <w:szCs w:val="24"/>
            </w:rPr>
          </w:rPrChange>
        </w:rPr>
      </w:pPr>
      <w:ins w:id="2363" w:author="Aarati AD" w:date="2023-04-14T16:41:00Z">
        <w:r>
          <w:rPr>
            <w:rFonts w:ascii="Times New Roman" w:hAnsi="Times New Roman" w:cs="Times New Roman"/>
            <w:b/>
            <w:bCs/>
            <w:sz w:val="24"/>
            <w:szCs w:val="24"/>
            <w:rPrChange w:id="2364" w:author="Aarati AD" w:date="2023-04-14T16:41:00Z">
              <w:rPr>
                <w:rFonts w:ascii="Times New Roman" w:hAnsi="Times New Roman" w:cs="Times New Roman"/>
                <w:sz w:val="24"/>
                <w:szCs w:val="24"/>
              </w:rPr>
            </w:rPrChange>
          </w:rPr>
          <w:t>Modify the query from the previous video, which is pre-populated in the SQL Explorer below, to perform the same interval analysis except for the web_events table. Also:</w:t>
        </w:r>
      </w:ins>
    </w:p>
    <w:p w14:paraId="1CD2605C" w14:textId="77777777" w:rsidR="00254258" w:rsidRPr="00254258" w:rsidRDefault="00304EF3">
      <w:pPr>
        <w:numPr>
          <w:ilvl w:val="0"/>
          <w:numId w:val="11"/>
        </w:numPr>
        <w:rPr>
          <w:ins w:id="2365" w:author="Aarati AD" w:date="2023-04-14T16:41:00Z"/>
          <w:rFonts w:ascii="Times New Roman" w:hAnsi="Times New Roman" w:cs="Times New Roman"/>
          <w:b/>
          <w:bCs/>
          <w:sz w:val="24"/>
          <w:szCs w:val="24"/>
          <w:rPrChange w:id="2366" w:author="Aarati AD" w:date="2023-04-14T16:41:00Z">
            <w:rPr>
              <w:ins w:id="2367" w:author="Aarati AD" w:date="2023-04-14T16:41:00Z"/>
              <w:rFonts w:ascii="Times New Roman" w:hAnsi="Times New Roman" w:cs="Times New Roman"/>
              <w:sz w:val="24"/>
              <w:szCs w:val="24"/>
            </w:rPr>
          </w:rPrChange>
        </w:rPr>
      </w:pPr>
      <w:ins w:id="2368" w:author="Aarati AD" w:date="2023-04-14T16:41:00Z">
        <w:r>
          <w:rPr>
            <w:rFonts w:ascii="Times New Roman" w:hAnsi="Times New Roman" w:cs="Times New Roman"/>
            <w:b/>
            <w:bCs/>
            <w:sz w:val="24"/>
            <w:szCs w:val="24"/>
            <w:rPrChange w:id="2369" w:author="Aarati AD" w:date="2023-04-14T16:41:00Z">
              <w:rPr>
                <w:rFonts w:ascii="Times New Roman" w:hAnsi="Times New Roman" w:cs="Times New Roman"/>
                <w:sz w:val="24"/>
                <w:szCs w:val="24"/>
              </w:rPr>
            </w:rPrChange>
          </w:rPr>
          <w:t>change the interval to 1 day to find those web events that occurred after, but not more than 1 day after, another web event</w:t>
        </w:r>
      </w:ins>
    </w:p>
    <w:p w14:paraId="4DC75D1F" w14:textId="77777777" w:rsidR="00254258" w:rsidRPr="00254258" w:rsidRDefault="00304EF3" w:rsidP="00254258">
      <w:pPr>
        <w:numPr>
          <w:ilvl w:val="0"/>
          <w:numId w:val="11"/>
        </w:numPr>
        <w:rPr>
          <w:ins w:id="2370" w:author="Aarati AD" w:date="2023-04-14T16:40:00Z"/>
          <w:rFonts w:ascii="Times New Roman" w:hAnsi="Times New Roman" w:cs="Times New Roman"/>
          <w:b/>
          <w:bCs/>
          <w:sz w:val="24"/>
          <w:szCs w:val="24"/>
          <w:rPrChange w:id="2371" w:author="Aarati AD" w:date="2023-04-14T16:41:00Z">
            <w:rPr>
              <w:ins w:id="2372" w:author="Aarati AD" w:date="2023-04-14T16:40:00Z"/>
              <w:rFonts w:ascii="Times New Roman" w:hAnsi="Times New Roman" w:cs="Times New Roman"/>
              <w:sz w:val="24"/>
              <w:szCs w:val="24"/>
            </w:rPr>
          </w:rPrChange>
        </w:rPr>
        <w:pPrChange w:id="2373" w:author="Aarati AD" w:date="2023-04-14T16:41:00Z">
          <w:pPr/>
        </w:pPrChange>
      </w:pPr>
      <w:ins w:id="2374" w:author="Aarati AD" w:date="2023-04-14T16:41:00Z">
        <w:r>
          <w:rPr>
            <w:rFonts w:ascii="Times New Roman" w:hAnsi="Times New Roman" w:cs="Times New Roman"/>
            <w:b/>
            <w:bCs/>
            <w:sz w:val="24"/>
            <w:szCs w:val="24"/>
            <w:rPrChange w:id="2375" w:author="Aarati AD" w:date="2023-04-14T16:41:00Z">
              <w:rPr>
                <w:rFonts w:ascii="Times New Roman" w:hAnsi="Times New Roman" w:cs="Times New Roman"/>
                <w:sz w:val="24"/>
                <w:szCs w:val="24"/>
              </w:rPr>
            </w:rPrChange>
          </w:rPr>
          <w:t>add a column for the channel variable in both instances of the table in your query</w:t>
        </w:r>
      </w:ins>
    </w:p>
    <w:p w14:paraId="744C54D6" w14:textId="77777777" w:rsidR="00254258" w:rsidRDefault="00254258">
      <w:pPr>
        <w:rPr>
          <w:ins w:id="2376" w:author="Aarati AD" w:date="2023-04-13T14:31:00Z"/>
          <w:rFonts w:ascii="Times New Roman" w:hAnsi="Times New Roman" w:cs="Times New Roman"/>
          <w:sz w:val="24"/>
          <w:szCs w:val="24"/>
        </w:rPr>
      </w:pPr>
    </w:p>
    <w:p w14:paraId="2F5F8922" w14:textId="77777777" w:rsidR="00254258" w:rsidRDefault="00304EF3" w:rsidP="00254258">
      <w:pPr>
        <w:spacing w:after="80" w:line="240" w:lineRule="auto"/>
        <w:rPr>
          <w:ins w:id="2377" w:author="Aarati AD" w:date="2023-04-14T16:42:00Z"/>
          <w:rFonts w:ascii="Times New Roman" w:hAnsi="Times New Roman" w:cs="Times New Roman"/>
          <w:sz w:val="24"/>
          <w:szCs w:val="24"/>
        </w:rPr>
        <w:pPrChange w:id="2378" w:author="Aarati AD" w:date="2023-04-14T16:42:00Z">
          <w:pPr/>
        </w:pPrChange>
      </w:pPr>
      <w:ins w:id="2379" w:author="Aarati AD" w:date="2023-04-14T16:42:00Z">
        <w:r>
          <w:rPr>
            <w:rFonts w:ascii="Times New Roman" w:hAnsi="Times New Roman" w:cs="Times New Roman"/>
            <w:b/>
            <w:bCs/>
            <w:sz w:val="24"/>
            <w:szCs w:val="24"/>
          </w:rPr>
          <w:t>SELECT</w:t>
        </w:r>
        <w:r>
          <w:rPr>
            <w:rFonts w:ascii="Times New Roman" w:hAnsi="Times New Roman" w:cs="Times New Roman"/>
            <w:sz w:val="24"/>
            <w:szCs w:val="24"/>
          </w:rPr>
          <w:t xml:space="preserve"> we1.id </w:t>
        </w:r>
        <w:r>
          <w:rPr>
            <w:rFonts w:ascii="Times New Roman" w:hAnsi="Times New Roman" w:cs="Times New Roman"/>
            <w:b/>
            <w:bCs/>
            <w:sz w:val="24"/>
            <w:szCs w:val="24"/>
          </w:rPr>
          <w:t>AS</w:t>
        </w:r>
        <w:r>
          <w:rPr>
            <w:rFonts w:ascii="Times New Roman" w:hAnsi="Times New Roman" w:cs="Times New Roman"/>
            <w:sz w:val="24"/>
            <w:szCs w:val="24"/>
          </w:rPr>
          <w:t xml:space="preserve"> we_id,</w:t>
        </w:r>
      </w:ins>
    </w:p>
    <w:p w14:paraId="7F1CACB2" w14:textId="77777777" w:rsidR="00254258" w:rsidRDefault="00304EF3" w:rsidP="00254258">
      <w:pPr>
        <w:spacing w:after="80" w:line="240" w:lineRule="auto"/>
        <w:rPr>
          <w:ins w:id="2380" w:author="Aarati AD" w:date="2023-04-14T16:42:00Z"/>
          <w:rFonts w:ascii="Times New Roman" w:hAnsi="Times New Roman" w:cs="Times New Roman"/>
          <w:sz w:val="24"/>
          <w:szCs w:val="24"/>
        </w:rPr>
        <w:pPrChange w:id="2381" w:author="Aarati AD" w:date="2023-04-14T16:42:00Z">
          <w:pPr/>
        </w:pPrChange>
      </w:pPr>
      <w:ins w:id="2382" w:author="Aarati AD" w:date="2023-04-14T16:42:00Z">
        <w:r>
          <w:rPr>
            <w:rFonts w:ascii="Times New Roman" w:hAnsi="Times New Roman" w:cs="Times New Roman"/>
            <w:sz w:val="24"/>
            <w:szCs w:val="24"/>
          </w:rPr>
          <w:t xml:space="preserve">       we1.account_id </w:t>
        </w:r>
        <w:r>
          <w:rPr>
            <w:rFonts w:ascii="Times New Roman" w:hAnsi="Times New Roman" w:cs="Times New Roman"/>
            <w:b/>
            <w:bCs/>
            <w:sz w:val="24"/>
            <w:szCs w:val="24"/>
          </w:rPr>
          <w:t>AS</w:t>
        </w:r>
        <w:r>
          <w:rPr>
            <w:rFonts w:ascii="Times New Roman" w:hAnsi="Times New Roman" w:cs="Times New Roman"/>
            <w:sz w:val="24"/>
            <w:szCs w:val="24"/>
          </w:rPr>
          <w:t xml:space="preserve"> we1_account_id,</w:t>
        </w:r>
      </w:ins>
    </w:p>
    <w:p w14:paraId="0A1A3695" w14:textId="77777777" w:rsidR="00254258" w:rsidRDefault="00304EF3" w:rsidP="00254258">
      <w:pPr>
        <w:spacing w:after="80" w:line="240" w:lineRule="auto"/>
        <w:rPr>
          <w:ins w:id="2383" w:author="Aarati AD" w:date="2023-04-14T16:42:00Z"/>
          <w:rFonts w:ascii="Times New Roman" w:hAnsi="Times New Roman" w:cs="Times New Roman"/>
          <w:sz w:val="24"/>
          <w:szCs w:val="24"/>
        </w:rPr>
        <w:pPrChange w:id="2384" w:author="Aarati AD" w:date="2023-04-14T16:42:00Z">
          <w:pPr/>
        </w:pPrChange>
      </w:pPr>
      <w:ins w:id="2385" w:author="Aarati AD" w:date="2023-04-14T16:42:00Z">
        <w:r>
          <w:rPr>
            <w:rFonts w:ascii="Times New Roman" w:hAnsi="Times New Roman" w:cs="Times New Roman"/>
            <w:sz w:val="24"/>
            <w:szCs w:val="24"/>
          </w:rPr>
          <w:t xml:space="preserve">       we1.occurred_at </w:t>
        </w:r>
        <w:r>
          <w:rPr>
            <w:rFonts w:ascii="Times New Roman" w:hAnsi="Times New Roman" w:cs="Times New Roman"/>
            <w:b/>
            <w:bCs/>
            <w:sz w:val="24"/>
            <w:szCs w:val="24"/>
          </w:rPr>
          <w:t>AS</w:t>
        </w:r>
        <w:r>
          <w:rPr>
            <w:rFonts w:ascii="Times New Roman" w:hAnsi="Times New Roman" w:cs="Times New Roman"/>
            <w:sz w:val="24"/>
            <w:szCs w:val="24"/>
          </w:rPr>
          <w:t xml:space="preserve"> we1_occurred_at,</w:t>
        </w:r>
      </w:ins>
    </w:p>
    <w:p w14:paraId="2AACA6CE" w14:textId="77777777" w:rsidR="00254258" w:rsidRDefault="00304EF3" w:rsidP="00254258">
      <w:pPr>
        <w:spacing w:after="80" w:line="240" w:lineRule="auto"/>
        <w:rPr>
          <w:ins w:id="2386" w:author="Aarati AD" w:date="2023-04-14T16:42:00Z"/>
          <w:rFonts w:ascii="Times New Roman" w:hAnsi="Times New Roman" w:cs="Times New Roman"/>
          <w:sz w:val="24"/>
          <w:szCs w:val="24"/>
        </w:rPr>
        <w:pPrChange w:id="2387" w:author="Aarati AD" w:date="2023-04-14T16:42:00Z">
          <w:pPr/>
        </w:pPrChange>
      </w:pPr>
      <w:ins w:id="2388" w:author="Aarati AD" w:date="2023-04-14T16:42:00Z">
        <w:r>
          <w:rPr>
            <w:rFonts w:ascii="Times New Roman" w:hAnsi="Times New Roman" w:cs="Times New Roman"/>
            <w:sz w:val="24"/>
            <w:szCs w:val="24"/>
          </w:rPr>
          <w:t xml:space="preserve">       we1.channel </w:t>
        </w:r>
        <w:r>
          <w:rPr>
            <w:rFonts w:ascii="Times New Roman" w:hAnsi="Times New Roman" w:cs="Times New Roman"/>
            <w:b/>
            <w:bCs/>
            <w:sz w:val="24"/>
            <w:szCs w:val="24"/>
          </w:rPr>
          <w:t>AS</w:t>
        </w:r>
        <w:r>
          <w:rPr>
            <w:rFonts w:ascii="Times New Roman" w:hAnsi="Times New Roman" w:cs="Times New Roman"/>
            <w:sz w:val="24"/>
            <w:szCs w:val="24"/>
          </w:rPr>
          <w:t xml:space="preserve"> we1_channel,</w:t>
        </w:r>
      </w:ins>
    </w:p>
    <w:p w14:paraId="3C87FAE9" w14:textId="77777777" w:rsidR="00254258" w:rsidRDefault="00304EF3" w:rsidP="00254258">
      <w:pPr>
        <w:spacing w:after="80" w:line="240" w:lineRule="auto"/>
        <w:rPr>
          <w:ins w:id="2389" w:author="Aarati AD" w:date="2023-04-14T16:42:00Z"/>
          <w:rFonts w:ascii="Times New Roman" w:hAnsi="Times New Roman" w:cs="Times New Roman"/>
          <w:sz w:val="24"/>
          <w:szCs w:val="24"/>
        </w:rPr>
        <w:pPrChange w:id="2390" w:author="Aarati AD" w:date="2023-04-14T16:42:00Z">
          <w:pPr/>
        </w:pPrChange>
      </w:pPr>
      <w:ins w:id="2391" w:author="Aarati AD" w:date="2023-04-14T16:42:00Z">
        <w:r>
          <w:rPr>
            <w:rFonts w:ascii="Times New Roman" w:hAnsi="Times New Roman" w:cs="Times New Roman"/>
            <w:sz w:val="24"/>
            <w:szCs w:val="24"/>
          </w:rPr>
          <w:t xml:space="preserve">       we2.id </w:t>
        </w:r>
        <w:r>
          <w:rPr>
            <w:rFonts w:ascii="Times New Roman" w:hAnsi="Times New Roman" w:cs="Times New Roman"/>
            <w:b/>
            <w:bCs/>
            <w:sz w:val="24"/>
            <w:szCs w:val="24"/>
          </w:rPr>
          <w:t>AS</w:t>
        </w:r>
        <w:r>
          <w:rPr>
            <w:rFonts w:ascii="Times New Roman" w:hAnsi="Times New Roman" w:cs="Times New Roman"/>
            <w:sz w:val="24"/>
            <w:szCs w:val="24"/>
          </w:rPr>
          <w:t xml:space="preserve"> we2_id,</w:t>
        </w:r>
      </w:ins>
    </w:p>
    <w:p w14:paraId="47B1A0D3" w14:textId="77777777" w:rsidR="00254258" w:rsidRDefault="00304EF3" w:rsidP="00254258">
      <w:pPr>
        <w:spacing w:after="80" w:line="240" w:lineRule="auto"/>
        <w:rPr>
          <w:ins w:id="2392" w:author="Aarati AD" w:date="2023-04-14T16:42:00Z"/>
          <w:rFonts w:ascii="Times New Roman" w:hAnsi="Times New Roman" w:cs="Times New Roman"/>
          <w:sz w:val="24"/>
          <w:szCs w:val="24"/>
        </w:rPr>
        <w:pPrChange w:id="2393" w:author="Aarati AD" w:date="2023-04-14T16:42:00Z">
          <w:pPr/>
        </w:pPrChange>
      </w:pPr>
      <w:ins w:id="2394" w:author="Aarati AD" w:date="2023-04-14T16:42:00Z">
        <w:r>
          <w:rPr>
            <w:rFonts w:ascii="Times New Roman" w:hAnsi="Times New Roman" w:cs="Times New Roman"/>
            <w:sz w:val="24"/>
            <w:szCs w:val="24"/>
          </w:rPr>
          <w:t xml:space="preserve">       we2.account_id </w:t>
        </w:r>
        <w:r>
          <w:rPr>
            <w:rFonts w:ascii="Times New Roman" w:hAnsi="Times New Roman" w:cs="Times New Roman"/>
            <w:b/>
            <w:bCs/>
            <w:sz w:val="24"/>
            <w:szCs w:val="24"/>
          </w:rPr>
          <w:t>AS</w:t>
        </w:r>
        <w:r>
          <w:rPr>
            <w:rFonts w:ascii="Times New Roman" w:hAnsi="Times New Roman" w:cs="Times New Roman"/>
            <w:sz w:val="24"/>
            <w:szCs w:val="24"/>
          </w:rPr>
          <w:t xml:space="preserve"> we2_account_id,</w:t>
        </w:r>
      </w:ins>
    </w:p>
    <w:p w14:paraId="047392E0" w14:textId="77777777" w:rsidR="00254258" w:rsidRDefault="00304EF3" w:rsidP="00254258">
      <w:pPr>
        <w:spacing w:after="80" w:line="240" w:lineRule="auto"/>
        <w:rPr>
          <w:ins w:id="2395" w:author="Aarati AD" w:date="2023-04-14T16:42:00Z"/>
          <w:rFonts w:ascii="Times New Roman" w:hAnsi="Times New Roman" w:cs="Times New Roman"/>
          <w:sz w:val="24"/>
          <w:szCs w:val="24"/>
        </w:rPr>
        <w:pPrChange w:id="2396" w:author="Aarati AD" w:date="2023-04-14T16:42:00Z">
          <w:pPr/>
        </w:pPrChange>
      </w:pPr>
      <w:ins w:id="2397" w:author="Aarati AD" w:date="2023-04-14T16:42:00Z">
        <w:r>
          <w:rPr>
            <w:rFonts w:ascii="Times New Roman" w:hAnsi="Times New Roman" w:cs="Times New Roman"/>
            <w:sz w:val="24"/>
            <w:szCs w:val="24"/>
          </w:rPr>
          <w:t xml:space="preserve">       we2.occurred_at </w:t>
        </w:r>
        <w:r>
          <w:rPr>
            <w:rFonts w:ascii="Times New Roman" w:hAnsi="Times New Roman" w:cs="Times New Roman"/>
            <w:b/>
            <w:bCs/>
            <w:sz w:val="24"/>
            <w:szCs w:val="24"/>
          </w:rPr>
          <w:t>AS</w:t>
        </w:r>
        <w:r>
          <w:rPr>
            <w:rFonts w:ascii="Times New Roman" w:hAnsi="Times New Roman" w:cs="Times New Roman"/>
            <w:sz w:val="24"/>
            <w:szCs w:val="24"/>
          </w:rPr>
          <w:t xml:space="preserve"> we2_occurred_at,</w:t>
        </w:r>
      </w:ins>
    </w:p>
    <w:p w14:paraId="60D65525" w14:textId="77777777" w:rsidR="00254258" w:rsidRDefault="00304EF3" w:rsidP="00254258">
      <w:pPr>
        <w:spacing w:after="80" w:line="240" w:lineRule="auto"/>
        <w:rPr>
          <w:ins w:id="2398" w:author="Aarati AD" w:date="2023-04-14T16:42:00Z"/>
          <w:rFonts w:ascii="Times New Roman" w:hAnsi="Times New Roman" w:cs="Times New Roman"/>
          <w:sz w:val="24"/>
          <w:szCs w:val="24"/>
        </w:rPr>
        <w:pPrChange w:id="2399" w:author="Aarati AD" w:date="2023-04-14T16:42:00Z">
          <w:pPr/>
        </w:pPrChange>
      </w:pPr>
      <w:ins w:id="2400" w:author="Aarati AD" w:date="2023-04-14T16:42:00Z">
        <w:r>
          <w:rPr>
            <w:rFonts w:ascii="Times New Roman" w:hAnsi="Times New Roman" w:cs="Times New Roman"/>
            <w:sz w:val="24"/>
            <w:szCs w:val="24"/>
          </w:rPr>
          <w:t xml:space="preserve">       we2.channel </w:t>
        </w:r>
        <w:r>
          <w:rPr>
            <w:rFonts w:ascii="Times New Roman" w:hAnsi="Times New Roman" w:cs="Times New Roman"/>
            <w:b/>
            <w:bCs/>
            <w:sz w:val="24"/>
            <w:szCs w:val="24"/>
          </w:rPr>
          <w:t>AS</w:t>
        </w:r>
        <w:r>
          <w:rPr>
            <w:rFonts w:ascii="Times New Roman" w:hAnsi="Times New Roman" w:cs="Times New Roman"/>
            <w:sz w:val="24"/>
            <w:szCs w:val="24"/>
          </w:rPr>
          <w:t xml:space="preserve"> we2_channel</w:t>
        </w:r>
      </w:ins>
    </w:p>
    <w:p w14:paraId="198D4802" w14:textId="77777777" w:rsidR="00254258" w:rsidRDefault="00304EF3" w:rsidP="00254258">
      <w:pPr>
        <w:spacing w:after="80" w:line="240" w:lineRule="auto"/>
        <w:rPr>
          <w:ins w:id="2401" w:author="Aarati AD" w:date="2023-04-14T16:42:00Z"/>
          <w:rFonts w:ascii="Times New Roman" w:hAnsi="Times New Roman" w:cs="Times New Roman"/>
          <w:sz w:val="24"/>
          <w:szCs w:val="24"/>
        </w:rPr>
        <w:pPrChange w:id="2402" w:author="Aarati AD" w:date="2023-04-14T16:42:00Z">
          <w:pPr/>
        </w:pPrChange>
      </w:pPr>
      <w:ins w:id="2403" w:author="Aarati AD" w:date="2023-04-14T16:42:00Z">
        <w:r>
          <w:rPr>
            <w:rFonts w:ascii="Times New Roman" w:hAnsi="Times New Roman" w:cs="Times New Roman"/>
            <w:sz w:val="24"/>
            <w:szCs w:val="24"/>
          </w:rPr>
          <w:lastRenderedPageBreak/>
          <w:t xml:space="preserve">  </w:t>
        </w:r>
        <w:r>
          <w:rPr>
            <w:rFonts w:ascii="Times New Roman" w:hAnsi="Times New Roman" w:cs="Times New Roman"/>
            <w:b/>
            <w:bCs/>
            <w:sz w:val="24"/>
            <w:szCs w:val="24"/>
          </w:rPr>
          <w:t>FROM</w:t>
        </w:r>
        <w:r>
          <w:rPr>
            <w:rFonts w:ascii="Times New Roman" w:hAnsi="Times New Roman" w:cs="Times New Roman"/>
            <w:sz w:val="24"/>
            <w:szCs w:val="24"/>
          </w:rPr>
          <w:t xml:space="preserve"> web_events we1 </w:t>
        </w:r>
      </w:ins>
    </w:p>
    <w:p w14:paraId="5C1026DA" w14:textId="77777777" w:rsidR="00254258" w:rsidRDefault="00304EF3" w:rsidP="00254258">
      <w:pPr>
        <w:spacing w:after="80" w:line="240" w:lineRule="auto"/>
        <w:rPr>
          <w:ins w:id="2404" w:author="Aarati AD" w:date="2023-04-14T16:42:00Z"/>
          <w:rFonts w:ascii="Times New Roman" w:hAnsi="Times New Roman" w:cs="Times New Roman"/>
          <w:sz w:val="24"/>
          <w:szCs w:val="24"/>
        </w:rPr>
        <w:pPrChange w:id="2405" w:author="Aarati AD" w:date="2023-04-14T16:42:00Z">
          <w:pPr/>
        </w:pPrChange>
      </w:pPr>
      <w:ins w:id="2406" w:author="Aarati AD" w:date="2023-04-14T16:42:00Z">
        <w:r>
          <w:rPr>
            <w:rFonts w:ascii="Times New Roman" w:hAnsi="Times New Roman" w:cs="Times New Roman"/>
            <w:sz w:val="24"/>
            <w:szCs w:val="24"/>
          </w:rPr>
          <w:t xml:space="preserve"> </w:t>
        </w:r>
        <w:r>
          <w:rPr>
            <w:rFonts w:ascii="Times New Roman" w:hAnsi="Times New Roman" w:cs="Times New Roman"/>
            <w:b/>
            <w:bCs/>
            <w:sz w:val="24"/>
            <w:szCs w:val="24"/>
          </w:rPr>
          <w:t>LEFT</w:t>
        </w:r>
        <w:r>
          <w:rPr>
            <w:rFonts w:ascii="Times New Roman" w:hAnsi="Times New Roman" w:cs="Times New Roman"/>
            <w:sz w:val="24"/>
            <w:szCs w:val="24"/>
          </w:rPr>
          <w:t xml:space="preserve"> </w:t>
        </w:r>
        <w:r>
          <w:rPr>
            <w:rFonts w:ascii="Times New Roman" w:hAnsi="Times New Roman" w:cs="Times New Roman"/>
            <w:b/>
            <w:bCs/>
            <w:sz w:val="24"/>
            <w:szCs w:val="24"/>
          </w:rPr>
          <w:t>JOIN</w:t>
        </w:r>
        <w:r>
          <w:rPr>
            <w:rFonts w:ascii="Times New Roman" w:hAnsi="Times New Roman" w:cs="Times New Roman"/>
            <w:sz w:val="24"/>
            <w:szCs w:val="24"/>
          </w:rPr>
          <w:t xml:space="preserve"> web_events we2</w:t>
        </w:r>
      </w:ins>
    </w:p>
    <w:p w14:paraId="72AF66E3" w14:textId="77777777" w:rsidR="00254258" w:rsidRDefault="00304EF3" w:rsidP="00254258">
      <w:pPr>
        <w:spacing w:after="80" w:line="240" w:lineRule="auto"/>
        <w:rPr>
          <w:ins w:id="2407" w:author="Aarati AD" w:date="2023-04-14T16:42:00Z"/>
          <w:rFonts w:ascii="Times New Roman" w:hAnsi="Times New Roman" w:cs="Times New Roman"/>
          <w:sz w:val="24"/>
          <w:szCs w:val="24"/>
        </w:rPr>
        <w:pPrChange w:id="2408" w:author="Aarati AD" w:date="2023-04-14T16:42:00Z">
          <w:pPr/>
        </w:pPrChange>
      </w:pPr>
      <w:ins w:id="2409" w:author="Aarati AD" w:date="2023-04-14T16:42:00Z">
        <w:r>
          <w:rPr>
            <w:rFonts w:ascii="Times New Roman" w:hAnsi="Times New Roman" w:cs="Times New Roman"/>
            <w:sz w:val="24"/>
            <w:szCs w:val="24"/>
          </w:rPr>
          <w:t xml:space="preserve">   </w:t>
        </w:r>
        <w:r>
          <w:rPr>
            <w:rFonts w:ascii="Times New Roman" w:hAnsi="Times New Roman" w:cs="Times New Roman"/>
            <w:b/>
            <w:bCs/>
            <w:sz w:val="24"/>
            <w:szCs w:val="24"/>
          </w:rPr>
          <w:t>ON</w:t>
        </w:r>
        <w:r>
          <w:rPr>
            <w:rFonts w:ascii="Times New Roman" w:hAnsi="Times New Roman" w:cs="Times New Roman"/>
            <w:sz w:val="24"/>
            <w:szCs w:val="24"/>
          </w:rPr>
          <w:t xml:space="preserve"> we1.account_id = we2.account_id</w:t>
        </w:r>
      </w:ins>
    </w:p>
    <w:p w14:paraId="4E0B0FAB" w14:textId="77777777" w:rsidR="00254258" w:rsidRDefault="00304EF3">
      <w:pPr>
        <w:spacing w:after="80" w:line="240" w:lineRule="auto"/>
        <w:rPr>
          <w:ins w:id="2410" w:author="Aarati AD" w:date="2023-04-14T17:54:00Z"/>
          <w:rFonts w:ascii="Times New Roman" w:hAnsi="Times New Roman" w:cs="Times New Roman"/>
          <w:sz w:val="24"/>
          <w:szCs w:val="24"/>
        </w:rPr>
      </w:pPr>
      <w:ins w:id="2411" w:author="Aarati AD" w:date="2023-04-14T16:42:00Z">
        <w:r>
          <w:rPr>
            <w:rFonts w:ascii="Times New Roman" w:hAnsi="Times New Roman" w:cs="Times New Roman"/>
            <w:sz w:val="24"/>
            <w:szCs w:val="24"/>
          </w:rPr>
          <w:t xml:space="preserve">  </w:t>
        </w:r>
        <w:commentRangeStart w:id="2412"/>
        <w:r>
          <w:rPr>
            <w:rFonts w:ascii="Times New Roman" w:hAnsi="Times New Roman" w:cs="Times New Roman"/>
            <w:sz w:val="24"/>
            <w:szCs w:val="24"/>
          </w:rPr>
          <w:t>AND we1.occurred_at &gt; we2.occurred_at</w:t>
        </w:r>
      </w:ins>
      <w:commentRangeEnd w:id="2412"/>
      <w:r>
        <w:commentReference w:id="2412"/>
      </w:r>
      <w:ins w:id="2413" w:author="Aarati AD" w:date="2023-04-14T17:31:00Z">
        <w:r>
          <w:rPr>
            <w:rFonts w:ascii="Times New Roman" w:hAnsi="Times New Roman" w:cs="Times New Roman"/>
            <w:sz w:val="24"/>
            <w:szCs w:val="24"/>
          </w:rPr>
          <w:t xml:space="preserve">  </w:t>
        </w:r>
      </w:ins>
      <w:ins w:id="2414" w:author="Aarati AD" w:date="2023-04-14T17:41:00Z">
        <w:r>
          <w:rPr>
            <w:rFonts w:ascii="Times New Roman" w:hAnsi="Times New Roman" w:cs="Times New Roman"/>
            <w:sz w:val="24"/>
            <w:szCs w:val="24"/>
          </w:rPr>
          <w:t xml:space="preserve"> </w:t>
        </w:r>
      </w:ins>
    </w:p>
    <w:p w14:paraId="1965010B" w14:textId="77777777" w:rsidR="00254258" w:rsidRDefault="00304EF3" w:rsidP="00254258">
      <w:pPr>
        <w:spacing w:after="80" w:line="240" w:lineRule="auto"/>
        <w:rPr>
          <w:ins w:id="2415" w:author="Aarati AD" w:date="2023-04-14T16:42:00Z"/>
          <w:rFonts w:ascii="Times New Roman" w:hAnsi="Times New Roman" w:cs="Times New Roman"/>
          <w:sz w:val="24"/>
          <w:szCs w:val="24"/>
        </w:rPr>
        <w:pPrChange w:id="2416" w:author="Aarati AD" w:date="2023-04-14T16:42:00Z">
          <w:pPr/>
        </w:pPrChange>
      </w:pPr>
      <w:ins w:id="2417" w:author="Aarati AD" w:date="2023-04-14T17:31:00Z">
        <w:r>
          <w:rPr>
            <w:rFonts w:ascii="Times New Roman" w:hAnsi="Times New Roman" w:cs="Times New Roman"/>
            <w:sz w:val="24"/>
            <w:szCs w:val="24"/>
            <w:highlight w:val="yellow"/>
            <w:rPrChange w:id="2418" w:author="Aarati AD" w:date="2023-04-14T17:45:00Z">
              <w:rPr>
                <w:rFonts w:ascii="Times New Roman" w:hAnsi="Times New Roman" w:cs="Times New Roman"/>
                <w:sz w:val="24"/>
                <w:szCs w:val="24"/>
              </w:rPr>
            </w:rPrChange>
          </w:rPr>
          <w:t>This join th</w:t>
        </w:r>
      </w:ins>
      <w:ins w:id="2419" w:author="Aarati AD" w:date="2023-04-14T17:44:00Z">
        <w:r>
          <w:rPr>
            <w:rFonts w:ascii="Times New Roman" w:hAnsi="Times New Roman" w:cs="Times New Roman"/>
            <w:sz w:val="24"/>
            <w:szCs w:val="24"/>
            <w:highlight w:val="yellow"/>
            <w:rPrChange w:id="2420" w:author="Aarati AD" w:date="2023-04-14T17:45:00Z">
              <w:rPr>
                <w:rFonts w:ascii="Times New Roman" w:hAnsi="Times New Roman" w:cs="Times New Roman"/>
                <w:sz w:val="24"/>
                <w:szCs w:val="24"/>
              </w:rPr>
            </w:rPrChange>
          </w:rPr>
          <w:t xml:space="preserve">is will gives the data of web_Event that occur </w:t>
        </w:r>
      </w:ins>
      <w:ins w:id="2421" w:author="Aarati AD" w:date="2023-04-14T17:53:00Z">
        <w:r>
          <w:rPr>
            <w:rFonts w:ascii="Times New Roman" w:hAnsi="Times New Roman" w:cs="Times New Roman"/>
            <w:sz w:val="24"/>
            <w:szCs w:val="24"/>
            <w:highlight w:val="yellow"/>
          </w:rPr>
          <w:t>before</w:t>
        </w:r>
      </w:ins>
      <w:ins w:id="2422" w:author="Aarati AD" w:date="2023-04-14T17:44:00Z">
        <w:r>
          <w:rPr>
            <w:rFonts w:ascii="Times New Roman" w:hAnsi="Times New Roman" w:cs="Times New Roman"/>
            <w:sz w:val="24"/>
            <w:szCs w:val="24"/>
            <w:highlight w:val="yellow"/>
            <w:rPrChange w:id="2423" w:author="Aarati AD" w:date="2023-04-14T17:45:00Z">
              <w:rPr>
                <w:rFonts w:ascii="Times New Roman" w:hAnsi="Times New Roman" w:cs="Times New Roman"/>
                <w:sz w:val="24"/>
                <w:szCs w:val="24"/>
              </w:rPr>
            </w:rPrChange>
          </w:rPr>
          <w:t xml:space="preserve"> </w:t>
        </w:r>
      </w:ins>
      <w:ins w:id="2424" w:author="Aarati AD" w:date="2023-04-14T17:45:00Z">
        <w:r>
          <w:rPr>
            <w:rFonts w:ascii="Times New Roman" w:hAnsi="Times New Roman" w:cs="Times New Roman"/>
            <w:sz w:val="24"/>
            <w:szCs w:val="24"/>
            <w:highlight w:val="yellow"/>
            <w:rPrChange w:id="2425" w:author="Aarati AD" w:date="2023-04-14T17:45:00Z">
              <w:rPr>
                <w:rFonts w:ascii="Times New Roman" w:hAnsi="Times New Roman" w:cs="Times New Roman"/>
                <w:sz w:val="24"/>
                <w:szCs w:val="24"/>
              </w:rPr>
            </w:rPrChange>
          </w:rPr>
          <w:t>a even</w:t>
        </w:r>
        <w:r>
          <w:rPr>
            <w:rFonts w:ascii="Times New Roman" w:hAnsi="Times New Roman" w:cs="Times New Roman"/>
            <w:sz w:val="24"/>
            <w:szCs w:val="24"/>
            <w:highlight w:val="yellow"/>
            <w:rPrChange w:id="2426" w:author="Aarati AD" w:date="2023-04-14T17:46:00Z">
              <w:rPr>
                <w:rFonts w:ascii="Times New Roman" w:hAnsi="Times New Roman" w:cs="Times New Roman"/>
                <w:sz w:val="24"/>
                <w:szCs w:val="24"/>
              </w:rPr>
            </w:rPrChange>
          </w:rPr>
          <w:t>t</w:t>
        </w:r>
      </w:ins>
      <w:ins w:id="2427" w:author="Aarati AD" w:date="2023-04-14T17:46:00Z">
        <w:r>
          <w:rPr>
            <w:rFonts w:ascii="Times New Roman" w:hAnsi="Times New Roman" w:cs="Times New Roman"/>
            <w:sz w:val="24"/>
            <w:szCs w:val="24"/>
            <w:highlight w:val="yellow"/>
            <w:rPrChange w:id="2428" w:author="Aarati AD" w:date="2023-04-14T17:46:00Z">
              <w:rPr>
                <w:rFonts w:ascii="Times New Roman" w:hAnsi="Times New Roman" w:cs="Times New Roman"/>
                <w:sz w:val="24"/>
                <w:szCs w:val="24"/>
              </w:rPr>
            </w:rPrChange>
          </w:rPr>
          <w:t xml:space="preserve"> </w:t>
        </w:r>
      </w:ins>
      <w:ins w:id="2429" w:author="Aarati AD" w:date="2023-04-14T17:54:00Z">
        <w:r>
          <w:rPr>
            <w:rFonts w:ascii="Times New Roman" w:hAnsi="Times New Roman" w:cs="Times New Roman"/>
            <w:sz w:val="24"/>
            <w:szCs w:val="24"/>
            <w:highlight w:val="yellow"/>
          </w:rPr>
          <w:t xml:space="preserve">that happen </w:t>
        </w:r>
      </w:ins>
      <w:ins w:id="2430" w:author="Aarati AD" w:date="2023-04-14T17:46:00Z">
        <w:r>
          <w:rPr>
            <w:rFonts w:ascii="Times New Roman" w:hAnsi="Times New Roman" w:cs="Times New Roman"/>
            <w:sz w:val="24"/>
            <w:szCs w:val="24"/>
            <w:highlight w:val="yellow"/>
            <w:rPrChange w:id="2431" w:author="Aarati AD" w:date="2023-04-14T17:46:00Z">
              <w:rPr>
                <w:rFonts w:ascii="Times New Roman" w:hAnsi="Times New Roman" w:cs="Times New Roman"/>
                <w:sz w:val="24"/>
                <w:szCs w:val="24"/>
              </w:rPr>
            </w:rPrChange>
          </w:rPr>
          <w:t>in same table</w:t>
        </w:r>
        <w:r>
          <w:rPr>
            <w:rFonts w:ascii="Times New Roman" w:hAnsi="Times New Roman" w:cs="Times New Roman"/>
            <w:sz w:val="24"/>
            <w:szCs w:val="24"/>
          </w:rPr>
          <w:t xml:space="preserve"> </w:t>
        </w:r>
      </w:ins>
    </w:p>
    <w:p w14:paraId="52E5C861" w14:textId="77777777" w:rsidR="00254258" w:rsidRDefault="00304EF3">
      <w:pPr>
        <w:spacing w:after="80" w:line="240" w:lineRule="auto"/>
        <w:rPr>
          <w:ins w:id="2432" w:author="Aarati AD" w:date="2023-04-14T17:46:00Z"/>
          <w:rFonts w:ascii="Times New Roman" w:hAnsi="Times New Roman" w:cs="Times New Roman"/>
          <w:sz w:val="24"/>
          <w:szCs w:val="24"/>
        </w:rPr>
      </w:pPr>
      <w:ins w:id="2433" w:author="Aarati AD" w:date="2023-04-14T16:42:00Z">
        <w:r>
          <w:rPr>
            <w:rFonts w:ascii="Times New Roman" w:hAnsi="Times New Roman" w:cs="Times New Roman"/>
            <w:sz w:val="24"/>
            <w:szCs w:val="24"/>
          </w:rPr>
          <w:t xml:space="preserve">  AND we1.occurred_at &lt;= we2.occurred_at + </w:t>
        </w:r>
        <w:r>
          <w:rPr>
            <w:rFonts w:ascii="Times New Roman" w:hAnsi="Times New Roman" w:cs="Times New Roman"/>
            <w:b/>
            <w:bCs/>
            <w:sz w:val="24"/>
            <w:szCs w:val="24"/>
          </w:rPr>
          <w:t>INTERVAL</w:t>
        </w:r>
        <w:r>
          <w:rPr>
            <w:rFonts w:ascii="Times New Roman" w:hAnsi="Times New Roman" w:cs="Times New Roman"/>
            <w:sz w:val="24"/>
            <w:szCs w:val="24"/>
          </w:rPr>
          <w:t xml:space="preserve"> '1 day'</w:t>
        </w:r>
      </w:ins>
      <w:ins w:id="2434" w:author="Aarati AD" w:date="2023-04-14T17:46:00Z">
        <w:r>
          <w:rPr>
            <w:rFonts w:ascii="Times New Roman" w:hAnsi="Times New Roman" w:cs="Times New Roman"/>
            <w:sz w:val="24"/>
            <w:szCs w:val="24"/>
          </w:rPr>
          <w:t xml:space="preserve"> </w:t>
        </w:r>
      </w:ins>
    </w:p>
    <w:p w14:paraId="544512B8" w14:textId="77777777" w:rsidR="00254258" w:rsidRDefault="00304EF3" w:rsidP="00254258">
      <w:pPr>
        <w:spacing w:after="80" w:line="240" w:lineRule="auto"/>
        <w:rPr>
          <w:ins w:id="2435" w:author="Aarati AD" w:date="2023-04-14T16:42:00Z"/>
          <w:rFonts w:ascii="Times New Roman" w:hAnsi="Times New Roman" w:cs="Times New Roman"/>
          <w:sz w:val="24"/>
          <w:szCs w:val="24"/>
        </w:rPr>
        <w:pPrChange w:id="2436" w:author="Aarati AD" w:date="2023-04-14T16:42:00Z">
          <w:pPr/>
        </w:pPrChange>
      </w:pPr>
      <w:ins w:id="2437" w:author="Aarati AD" w:date="2023-04-14T17:46:00Z">
        <w:r>
          <w:rPr>
            <w:rFonts w:ascii="Times New Roman" w:hAnsi="Times New Roman" w:cs="Times New Roman"/>
            <w:sz w:val="24"/>
            <w:szCs w:val="24"/>
            <w:highlight w:val="yellow"/>
            <w:rPrChange w:id="2438" w:author="Aarati AD" w:date="2023-04-14T17:52:00Z">
              <w:rPr>
                <w:rFonts w:ascii="Times New Roman" w:hAnsi="Times New Roman" w:cs="Times New Roman"/>
                <w:sz w:val="24"/>
                <w:szCs w:val="24"/>
              </w:rPr>
            </w:rPrChange>
          </w:rPr>
          <w:t>Then this will filter out th</w:t>
        </w:r>
      </w:ins>
      <w:ins w:id="2439" w:author="Aarati AD" w:date="2023-04-14T17:47:00Z">
        <w:r>
          <w:rPr>
            <w:rFonts w:ascii="Times New Roman" w:hAnsi="Times New Roman" w:cs="Times New Roman"/>
            <w:sz w:val="24"/>
            <w:szCs w:val="24"/>
            <w:highlight w:val="yellow"/>
            <w:rPrChange w:id="2440" w:author="Aarati AD" w:date="2023-04-14T17:52:00Z">
              <w:rPr>
                <w:rFonts w:ascii="Times New Roman" w:hAnsi="Times New Roman" w:cs="Times New Roman"/>
                <w:sz w:val="24"/>
                <w:szCs w:val="24"/>
              </w:rPr>
            </w:rPrChange>
          </w:rPr>
          <w:t xml:space="preserve">ose events that </w:t>
        </w:r>
      </w:ins>
      <w:ins w:id="2441" w:author="Aarati AD" w:date="2023-04-14T17:48:00Z">
        <w:r>
          <w:rPr>
            <w:rFonts w:ascii="Times New Roman" w:hAnsi="Times New Roman" w:cs="Times New Roman"/>
            <w:sz w:val="24"/>
            <w:szCs w:val="24"/>
            <w:highlight w:val="yellow"/>
            <w:rPrChange w:id="2442" w:author="Aarati AD" w:date="2023-04-14T17:52:00Z">
              <w:rPr>
                <w:rFonts w:ascii="Times New Roman" w:hAnsi="Times New Roman" w:cs="Times New Roman"/>
                <w:sz w:val="24"/>
                <w:szCs w:val="24"/>
              </w:rPr>
            </w:rPrChange>
          </w:rPr>
          <w:t>occur</w:t>
        </w:r>
      </w:ins>
      <w:ins w:id="2443" w:author="Aarati AD" w:date="2023-04-14T17:47:00Z">
        <w:r>
          <w:rPr>
            <w:rFonts w:ascii="Times New Roman" w:hAnsi="Times New Roman" w:cs="Times New Roman"/>
            <w:sz w:val="24"/>
            <w:szCs w:val="24"/>
            <w:highlight w:val="yellow"/>
            <w:rPrChange w:id="2444" w:author="Aarati AD" w:date="2023-04-14T17:52:00Z">
              <w:rPr>
                <w:rFonts w:ascii="Times New Roman" w:hAnsi="Times New Roman" w:cs="Times New Roman"/>
                <w:sz w:val="24"/>
                <w:szCs w:val="24"/>
              </w:rPr>
            </w:rPrChange>
          </w:rPr>
          <w:t xml:space="preserve"> one day bef</w:t>
        </w:r>
      </w:ins>
      <w:ins w:id="2445" w:author="Aarati AD" w:date="2023-04-14T17:48:00Z">
        <w:r>
          <w:rPr>
            <w:rFonts w:ascii="Times New Roman" w:hAnsi="Times New Roman" w:cs="Times New Roman"/>
            <w:sz w:val="24"/>
            <w:szCs w:val="24"/>
            <w:highlight w:val="yellow"/>
            <w:rPrChange w:id="2446" w:author="Aarati AD" w:date="2023-04-14T17:52:00Z">
              <w:rPr>
                <w:rFonts w:ascii="Times New Roman" w:hAnsi="Times New Roman" w:cs="Times New Roman"/>
                <w:sz w:val="24"/>
                <w:szCs w:val="24"/>
              </w:rPr>
            </w:rPrChange>
          </w:rPr>
          <w:t>ore that event</w:t>
        </w:r>
        <w:r>
          <w:rPr>
            <w:rFonts w:ascii="Times New Roman" w:hAnsi="Times New Roman" w:cs="Times New Roman"/>
            <w:sz w:val="24"/>
            <w:szCs w:val="24"/>
          </w:rPr>
          <w:t xml:space="preserve"> </w:t>
        </w:r>
      </w:ins>
    </w:p>
    <w:p w14:paraId="78EC02BE" w14:textId="77777777" w:rsidR="00254258" w:rsidRDefault="00304EF3">
      <w:pPr>
        <w:spacing w:after="80" w:line="240" w:lineRule="auto"/>
        <w:rPr>
          <w:ins w:id="2447" w:author="Aarati AD" w:date="2023-04-14T16:50:00Z"/>
          <w:rFonts w:ascii="Times New Roman" w:hAnsi="Times New Roman" w:cs="Times New Roman"/>
          <w:sz w:val="24"/>
          <w:szCs w:val="24"/>
        </w:rPr>
      </w:pPr>
      <w:ins w:id="2448" w:author="Aarati AD" w:date="2023-04-14T16:42:00Z">
        <w:r>
          <w:rPr>
            <w:rFonts w:ascii="Times New Roman" w:hAnsi="Times New Roman" w:cs="Times New Roman"/>
            <w:b/>
            <w:bCs/>
            <w:sz w:val="24"/>
            <w:szCs w:val="24"/>
          </w:rPr>
          <w:t>ORDER</w:t>
        </w:r>
        <w:r>
          <w:rPr>
            <w:rFonts w:ascii="Times New Roman" w:hAnsi="Times New Roman" w:cs="Times New Roman"/>
            <w:sz w:val="24"/>
            <w:szCs w:val="24"/>
          </w:rPr>
          <w:t xml:space="preserve"> </w:t>
        </w:r>
        <w:r>
          <w:rPr>
            <w:rFonts w:ascii="Times New Roman" w:hAnsi="Times New Roman" w:cs="Times New Roman"/>
            <w:b/>
            <w:bCs/>
            <w:sz w:val="24"/>
            <w:szCs w:val="24"/>
          </w:rPr>
          <w:t>BY</w:t>
        </w:r>
        <w:r>
          <w:rPr>
            <w:rFonts w:ascii="Times New Roman" w:hAnsi="Times New Roman" w:cs="Times New Roman"/>
            <w:sz w:val="24"/>
            <w:szCs w:val="24"/>
          </w:rPr>
          <w:t xml:space="preserve"> we1.account_id, we2.occurred_at</w:t>
        </w:r>
      </w:ins>
    </w:p>
    <w:p w14:paraId="1132346E" w14:textId="77777777" w:rsidR="00254258" w:rsidRDefault="00254258">
      <w:pPr>
        <w:spacing w:after="80" w:line="240" w:lineRule="auto"/>
        <w:rPr>
          <w:ins w:id="2449" w:author="Aarati AD" w:date="2023-04-14T16:50:00Z"/>
          <w:rFonts w:ascii="Times New Roman" w:hAnsi="Times New Roman" w:cs="Times New Roman"/>
          <w:sz w:val="24"/>
          <w:szCs w:val="24"/>
        </w:rPr>
      </w:pPr>
    </w:p>
    <w:p w14:paraId="4E1207BF" w14:textId="77777777" w:rsidR="00254258" w:rsidRDefault="00304EF3">
      <w:pPr>
        <w:spacing w:after="80" w:line="240" w:lineRule="auto"/>
        <w:rPr>
          <w:ins w:id="2450" w:author="Aarati AD" w:date="2023-04-14T18:03:00Z"/>
          <w:rFonts w:ascii="Times New Roman" w:hAnsi="Times New Roman" w:cs="Times New Roman"/>
          <w:sz w:val="24"/>
          <w:szCs w:val="24"/>
        </w:rPr>
      </w:pPr>
      <w:ins w:id="2451" w:author="Aarati AD" w:date="2023-04-14T16:50:00Z">
        <w:r>
          <w:rPr>
            <w:rFonts w:ascii="Times New Roman" w:hAnsi="Times New Roman" w:cs="Times New Roman"/>
            <w:sz w:val="24"/>
            <w:szCs w:val="24"/>
          </w:rPr>
          <w:t xml:space="preserve">The above code will </w:t>
        </w:r>
      </w:ins>
      <w:ins w:id="2452" w:author="Aarati AD" w:date="2023-04-14T16:52:00Z">
        <w:r>
          <w:rPr>
            <w:rFonts w:ascii="Times New Roman" w:hAnsi="Times New Roman" w:cs="Times New Roman"/>
            <w:sz w:val="24"/>
            <w:szCs w:val="24"/>
          </w:rPr>
          <w:t>give</w:t>
        </w:r>
      </w:ins>
      <w:ins w:id="2453" w:author="Aarati AD" w:date="2023-04-14T16:50:00Z">
        <w:r>
          <w:rPr>
            <w:rFonts w:ascii="Times New Roman" w:hAnsi="Times New Roman" w:cs="Times New Roman"/>
            <w:sz w:val="24"/>
            <w:szCs w:val="24"/>
          </w:rPr>
          <w:t xml:space="preserve"> us the Information </w:t>
        </w:r>
      </w:ins>
    </w:p>
    <w:p w14:paraId="24C01589" w14:textId="77777777" w:rsidR="00254258" w:rsidRDefault="00254258">
      <w:pPr>
        <w:spacing w:after="80" w:line="240" w:lineRule="auto"/>
        <w:rPr>
          <w:ins w:id="2454" w:author="Aarati AD" w:date="2023-04-14T18:10:00Z"/>
          <w:rFonts w:ascii="Times New Roman" w:hAnsi="Times New Roman" w:cs="Times New Roman"/>
          <w:sz w:val="24"/>
          <w:szCs w:val="24"/>
        </w:rPr>
      </w:pPr>
    </w:p>
    <w:p w14:paraId="7806F8DD" w14:textId="77777777" w:rsidR="00254258" w:rsidRDefault="00304EF3">
      <w:pPr>
        <w:spacing w:after="80" w:line="240" w:lineRule="auto"/>
        <w:rPr>
          <w:ins w:id="2455" w:author="Aarati AD" w:date="2023-04-14T18:11:00Z"/>
          <w:rFonts w:ascii="Times New Roman" w:hAnsi="Times New Roman" w:cs="Times New Roman"/>
          <w:b/>
          <w:bCs/>
          <w:sz w:val="28"/>
          <w:szCs w:val="28"/>
        </w:rPr>
      </w:pPr>
      <w:ins w:id="2456" w:author="Aarati AD" w:date="2023-04-14T18:10:00Z">
        <w:r>
          <w:rPr>
            <w:rFonts w:ascii="Times New Roman" w:hAnsi="Times New Roman" w:cs="Times New Roman"/>
            <w:b/>
            <w:bCs/>
            <w:sz w:val="28"/>
            <w:szCs w:val="28"/>
            <w:rPrChange w:id="2457" w:author="Aarati AD" w:date="2023-04-14T18:11:00Z">
              <w:rPr>
                <w:rFonts w:ascii="Times New Roman" w:hAnsi="Times New Roman" w:cs="Times New Roman"/>
                <w:sz w:val="24"/>
                <w:szCs w:val="24"/>
              </w:rPr>
            </w:rPrChange>
          </w:rPr>
          <w:t>UNION</w:t>
        </w:r>
      </w:ins>
      <w:ins w:id="2458" w:author="Aarati AD" w:date="2023-04-14T18:11:00Z">
        <w:r>
          <w:rPr>
            <w:rFonts w:ascii="Times New Roman" w:hAnsi="Times New Roman" w:cs="Times New Roman"/>
            <w:b/>
            <w:bCs/>
            <w:sz w:val="28"/>
            <w:szCs w:val="28"/>
          </w:rPr>
          <w:t xml:space="preserve">: </w:t>
        </w:r>
      </w:ins>
    </w:p>
    <w:p w14:paraId="3E863D28" w14:textId="77777777" w:rsidR="00254258" w:rsidRDefault="00304EF3">
      <w:pPr>
        <w:spacing w:after="80" w:line="240" w:lineRule="auto"/>
        <w:rPr>
          <w:ins w:id="2459" w:author="Aarati AD" w:date="2023-04-14T18:11:00Z"/>
          <w:rFonts w:ascii="Times New Roman" w:hAnsi="Times New Roman" w:cs="Times New Roman"/>
          <w:b/>
          <w:bCs/>
          <w:sz w:val="28"/>
          <w:szCs w:val="28"/>
        </w:rPr>
      </w:pPr>
      <w:ins w:id="2460" w:author="Aarati AD" w:date="2023-04-14T18:11:00Z">
        <w:r>
          <w:rPr>
            <w:rFonts w:ascii="Times New Roman" w:hAnsi="Times New Roman" w:cs="Times New Roman"/>
            <w:b/>
            <w:bCs/>
            <w:sz w:val="28"/>
            <w:szCs w:val="28"/>
          </w:rPr>
          <w:t xml:space="preserve">Select </w:t>
        </w:r>
      </w:ins>
    </w:p>
    <w:p w14:paraId="3EE4FF93" w14:textId="77777777" w:rsidR="00254258" w:rsidRPr="00254258" w:rsidRDefault="00304EF3">
      <w:pPr>
        <w:spacing w:after="80" w:line="240" w:lineRule="auto"/>
        <w:rPr>
          <w:ins w:id="2461" w:author="Aarati AD" w:date="2023-04-14T18:12:00Z"/>
          <w:rFonts w:ascii="Times New Roman" w:hAnsi="Times New Roman" w:cs="Times New Roman"/>
          <w:sz w:val="28"/>
          <w:szCs w:val="28"/>
          <w:rPrChange w:id="2462" w:author="Aarati AD" w:date="2023-04-14T18:12:00Z">
            <w:rPr>
              <w:ins w:id="2463" w:author="Aarati AD" w:date="2023-04-14T18:12:00Z"/>
              <w:rFonts w:ascii="Times New Roman" w:hAnsi="Times New Roman" w:cs="Times New Roman"/>
              <w:b/>
              <w:bCs/>
              <w:sz w:val="28"/>
              <w:szCs w:val="28"/>
            </w:rPr>
          </w:rPrChange>
        </w:rPr>
      </w:pPr>
      <w:ins w:id="2464" w:author="Aarati AD" w:date="2023-04-14T18:11:00Z">
        <w:r>
          <w:rPr>
            <w:rFonts w:ascii="Times New Roman" w:hAnsi="Times New Roman" w:cs="Times New Roman"/>
            <w:b/>
            <w:bCs/>
            <w:sz w:val="28"/>
            <w:szCs w:val="28"/>
          </w:rPr>
          <w:t>Pre-</w:t>
        </w:r>
      </w:ins>
      <w:ins w:id="2465" w:author="Aarati AD" w:date="2023-04-14T18:12:00Z">
        <w:r>
          <w:rPr>
            <w:rFonts w:ascii="Times New Roman" w:hAnsi="Times New Roman" w:cs="Times New Roman"/>
            <w:b/>
            <w:bCs/>
            <w:sz w:val="28"/>
            <w:szCs w:val="28"/>
          </w:rPr>
          <w:t>Requisite</w:t>
        </w:r>
      </w:ins>
      <w:ins w:id="2466" w:author="Aarati AD" w:date="2023-04-14T18:11:00Z">
        <w:r>
          <w:rPr>
            <w:rFonts w:ascii="Times New Roman" w:hAnsi="Times New Roman" w:cs="Times New Roman"/>
            <w:b/>
            <w:bCs/>
            <w:sz w:val="28"/>
            <w:szCs w:val="28"/>
          </w:rPr>
          <w:t xml:space="preserve">: </w:t>
        </w:r>
        <w:r>
          <w:rPr>
            <w:rFonts w:ascii="Times New Roman" w:hAnsi="Times New Roman" w:cs="Times New Roman"/>
            <w:sz w:val="28"/>
            <w:szCs w:val="28"/>
            <w:rPrChange w:id="2467" w:author="Aarati AD" w:date="2023-04-14T18:12:00Z">
              <w:rPr>
                <w:rFonts w:ascii="Times New Roman" w:hAnsi="Times New Roman" w:cs="Times New Roman"/>
                <w:b/>
                <w:bCs/>
                <w:sz w:val="28"/>
                <w:szCs w:val="28"/>
              </w:rPr>
            </w:rPrChange>
          </w:rPr>
          <w:t xml:space="preserve">both </w:t>
        </w:r>
      </w:ins>
      <w:ins w:id="2468" w:author="Aarati AD" w:date="2023-04-14T18:12:00Z">
        <w:r>
          <w:rPr>
            <w:rFonts w:ascii="Times New Roman" w:hAnsi="Times New Roman" w:cs="Times New Roman"/>
            <w:sz w:val="28"/>
            <w:szCs w:val="28"/>
            <w:rPrChange w:id="2469" w:author="Aarati AD" w:date="2023-04-14T18:12:00Z">
              <w:rPr>
                <w:rFonts w:ascii="Times New Roman" w:hAnsi="Times New Roman" w:cs="Times New Roman"/>
                <w:b/>
                <w:bCs/>
                <w:sz w:val="28"/>
                <w:szCs w:val="28"/>
              </w:rPr>
            </w:rPrChange>
          </w:rPr>
          <w:t>tables</w:t>
        </w:r>
      </w:ins>
      <w:ins w:id="2470" w:author="Aarati AD" w:date="2023-04-14T18:11:00Z">
        <w:r>
          <w:rPr>
            <w:rFonts w:ascii="Times New Roman" w:hAnsi="Times New Roman" w:cs="Times New Roman"/>
            <w:sz w:val="28"/>
            <w:szCs w:val="28"/>
            <w:rPrChange w:id="2471" w:author="Aarati AD" w:date="2023-04-14T18:12:00Z">
              <w:rPr>
                <w:rFonts w:ascii="Times New Roman" w:hAnsi="Times New Roman" w:cs="Times New Roman"/>
                <w:b/>
                <w:bCs/>
                <w:sz w:val="28"/>
                <w:szCs w:val="28"/>
              </w:rPr>
            </w:rPrChange>
          </w:rPr>
          <w:t xml:space="preserve"> must have same number of columns </w:t>
        </w:r>
      </w:ins>
    </w:p>
    <w:p w14:paraId="722D6E49" w14:textId="77777777" w:rsidR="00254258" w:rsidRPr="00254258" w:rsidRDefault="00304EF3">
      <w:pPr>
        <w:spacing w:after="80" w:line="240" w:lineRule="auto"/>
        <w:rPr>
          <w:ins w:id="2472" w:author="Aarati AD" w:date="2023-04-14T18:11:00Z"/>
          <w:rFonts w:ascii="Times New Roman" w:hAnsi="Times New Roman" w:cs="Times New Roman"/>
          <w:sz w:val="28"/>
          <w:szCs w:val="28"/>
          <w:rPrChange w:id="2473" w:author="Aarati AD" w:date="2023-04-14T18:12:00Z">
            <w:rPr>
              <w:ins w:id="2474" w:author="Aarati AD" w:date="2023-04-14T18:11:00Z"/>
              <w:rFonts w:ascii="Times New Roman" w:hAnsi="Times New Roman" w:cs="Times New Roman"/>
              <w:b/>
              <w:bCs/>
              <w:sz w:val="28"/>
              <w:szCs w:val="28"/>
            </w:rPr>
          </w:rPrChange>
        </w:rPr>
      </w:pPr>
      <w:ins w:id="2475" w:author="Aarati AD" w:date="2023-04-14T18:12:00Z">
        <w:r>
          <w:rPr>
            <w:rFonts w:ascii="Times New Roman" w:hAnsi="Times New Roman" w:cs="Times New Roman"/>
            <w:sz w:val="28"/>
            <w:szCs w:val="28"/>
            <w:rPrChange w:id="2476" w:author="Aarati AD" w:date="2023-04-14T18:12:00Z">
              <w:rPr>
                <w:rFonts w:ascii="Times New Roman" w:hAnsi="Times New Roman" w:cs="Times New Roman"/>
                <w:b/>
                <w:bCs/>
                <w:sz w:val="28"/>
                <w:szCs w:val="28"/>
              </w:rPr>
            </w:rPrChange>
          </w:rPr>
          <w:tab/>
        </w:r>
        <w:r>
          <w:rPr>
            <w:rFonts w:ascii="Times New Roman" w:hAnsi="Times New Roman" w:cs="Times New Roman"/>
            <w:sz w:val="28"/>
            <w:szCs w:val="28"/>
            <w:rPrChange w:id="2477" w:author="Aarati AD" w:date="2023-04-14T18:12:00Z">
              <w:rPr>
                <w:rFonts w:ascii="Times New Roman" w:hAnsi="Times New Roman" w:cs="Times New Roman"/>
                <w:b/>
                <w:bCs/>
                <w:sz w:val="28"/>
                <w:szCs w:val="28"/>
              </w:rPr>
            </w:rPrChange>
          </w:rPr>
          <w:tab/>
          <w:t xml:space="preserve">    </w:t>
        </w:r>
        <w:r>
          <w:rPr>
            <w:rFonts w:ascii="Times New Roman" w:hAnsi="Times New Roman" w:cs="Times New Roman"/>
            <w:sz w:val="28"/>
            <w:szCs w:val="28"/>
          </w:rPr>
          <w:t xml:space="preserve"> </w:t>
        </w:r>
        <w:r>
          <w:rPr>
            <w:rFonts w:ascii="Times New Roman" w:hAnsi="Times New Roman" w:cs="Times New Roman"/>
            <w:sz w:val="28"/>
            <w:szCs w:val="28"/>
            <w:rPrChange w:id="2478" w:author="Aarati AD" w:date="2023-04-14T18:12:00Z">
              <w:rPr>
                <w:rFonts w:ascii="Times New Roman" w:hAnsi="Times New Roman" w:cs="Times New Roman"/>
                <w:b/>
                <w:bCs/>
                <w:sz w:val="28"/>
                <w:szCs w:val="28"/>
              </w:rPr>
            </w:rPrChange>
          </w:rPr>
          <w:t xml:space="preserve">Must have same data Types as </w:t>
        </w:r>
      </w:ins>
      <w:ins w:id="2479" w:author="Aarati AD" w:date="2023-04-14T18:13:00Z">
        <w:r>
          <w:rPr>
            <w:rFonts w:ascii="Times New Roman" w:hAnsi="Times New Roman" w:cs="Times New Roman"/>
            <w:sz w:val="28"/>
            <w:szCs w:val="28"/>
          </w:rPr>
          <w:t xml:space="preserve">in same order </w:t>
        </w:r>
      </w:ins>
    </w:p>
    <w:p w14:paraId="53ECD616" w14:textId="77777777" w:rsidR="00254258" w:rsidRDefault="00304EF3">
      <w:pPr>
        <w:spacing w:after="80" w:line="240" w:lineRule="auto"/>
        <w:rPr>
          <w:ins w:id="2480" w:author="Aarati AD" w:date="2023-04-14T18:18:00Z"/>
          <w:rFonts w:ascii="Times New Roman" w:hAnsi="Times New Roman" w:cs="Times New Roman"/>
          <w:sz w:val="28"/>
          <w:szCs w:val="28"/>
        </w:rPr>
      </w:pPr>
      <w:ins w:id="2481" w:author="Aarati AD" w:date="2023-04-14T18:11:00Z">
        <w:r>
          <w:rPr>
            <w:rFonts w:ascii="Times New Roman" w:hAnsi="Times New Roman" w:cs="Times New Roman"/>
            <w:b/>
            <w:bCs/>
            <w:sz w:val="28"/>
            <w:szCs w:val="28"/>
          </w:rPr>
          <w:t xml:space="preserve">          </w:t>
        </w:r>
      </w:ins>
      <w:ins w:id="2482" w:author="Aarati AD" w:date="2023-04-14T18:17:00Z">
        <w:r>
          <w:rPr>
            <w:rFonts w:ascii="Times New Roman" w:hAnsi="Times New Roman" w:cs="Times New Roman"/>
            <w:b/>
            <w:bCs/>
            <w:sz w:val="28"/>
            <w:szCs w:val="28"/>
          </w:rPr>
          <w:t xml:space="preserve">         </w:t>
        </w:r>
        <w:r>
          <w:rPr>
            <w:rFonts w:ascii="Times New Roman" w:hAnsi="Times New Roman" w:cs="Times New Roman"/>
            <w:sz w:val="28"/>
            <w:szCs w:val="28"/>
            <w:rPrChange w:id="2483" w:author="Aarati AD" w:date="2023-04-14T18:17:00Z">
              <w:rPr>
                <w:rFonts w:ascii="Times New Roman" w:hAnsi="Times New Roman" w:cs="Times New Roman"/>
                <w:b/>
                <w:bCs/>
                <w:sz w:val="28"/>
                <w:szCs w:val="28"/>
              </w:rPr>
            </w:rPrChange>
          </w:rPr>
          <w:t xml:space="preserve">       It is not necessary that the columns name needs to be sam</w:t>
        </w:r>
        <w:r>
          <w:rPr>
            <w:rFonts w:ascii="Times New Roman" w:hAnsi="Times New Roman" w:cs="Times New Roman"/>
            <w:sz w:val="28"/>
            <w:szCs w:val="28"/>
          </w:rPr>
          <w:t xml:space="preserve">e </w:t>
        </w:r>
      </w:ins>
    </w:p>
    <w:p w14:paraId="3FDDF5AA" w14:textId="77777777" w:rsidR="00254258" w:rsidRDefault="00254258">
      <w:pPr>
        <w:spacing w:after="80" w:line="240" w:lineRule="auto"/>
        <w:rPr>
          <w:ins w:id="2484" w:author="Aarati AD" w:date="2023-04-14T18:18:00Z"/>
          <w:rFonts w:ascii="Times New Roman" w:hAnsi="Times New Roman" w:cs="Times New Roman"/>
          <w:sz w:val="28"/>
          <w:szCs w:val="28"/>
        </w:rPr>
      </w:pPr>
    </w:p>
    <w:p w14:paraId="41265545" w14:textId="77777777" w:rsidR="00254258" w:rsidRDefault="00304EF3">
      <w:pPr>
        <w:spacing w:after="80" w:line="240" w:lineRule="auto"/>
        <w:rPr>
          <w:ins w:id="2485" w:author="Aarati AD" w:date="2023-04-14T18:21:00Z"/>
          <w:rFonts w:ascii="Times New Roman" w:hAnsi="Times New Roman" w:cs="Times New Roman"/>
          <w:sz w:val="28"/>
          <w:szCs w:val="28"/>
        </w:rPr>
      </w:pPr>
      <w:ins w:id="2486" w:author="Aarati AD" w:date="2023-04-14T18:18:00Z">
        <w:r>
          <w:rPr>
            <w:rFonts w:ascii="Times New Roman" w:hAnsi="Times New Roman" w:cs="Times New Roman"/>
            <w:sz w:val="28"/>
            <w:szCs w:val="28"/>
          </w:rPr>
          <w:t xml:space="preserve">Union </w:t>
        </w:r>
      </w:ins>
      <w:ins w:id="2487" w:author="Aarati AD" w:date="2023-04-14T18:22:00Z">
        <w:r>
          <w:rPr>
            <w:rFonts w:ascii="Times New Roman" w:hAnsi="Times New Roman" w:cs="Times New Roman"/>
            <w:sz w:val="28"/>
            <w:szCs w:val="28"/>
          </w:rPr>
          <w:t>appends</w:t>
        </w:r>
      </w:ins>
      <w:ins w:id="2488" w:author="Aarati AD" w:date="2023-04-14T18:20:00Z">
        <w:r>
          <w:rPr>
            <w:rFonts w:ascii="Times New Roman" w:hAnsi="Times New Roman" w:cs="Times New Roman"/>
            <w:sz w:val="28"/>
            <w:szCs w:val="28"/>
          </w:rPr>
          <w:t xml:space="preserve"> the data set of two columns But when there is data that is exactly same as in the another columns then the </w:t>
        </w:r>
      </w:ins>
      <w:ins w:id="2489" w:author="Aarati AD" w:date="2023-04-14T18:21:00Z">
        <w:r>
          <w:rPr>
            <w:rFonts w:ascii="Times New Roman" w:hAnsi="Times New Roman" w:cs="Times New Roman"/>
            <w:sz w:val="28"/>
            <w:szCs w:val="28"/>
          </w:rPr>
          <w:t>column is dropped. (</w:t>
        </w:r>
      </w:ins>
      <w:ins w:id="2490" w:author="Aarati AD" w:date="2023-04-14T18:22:00Z">
        <w:r>
          <w:rPr>
            <w:rFonts w:ascii="Times New Roman" w:hAnsi="Times New Roman" w:cs="Times New Roman"/>
            <w:sz w:val="28"/>
            <w:szCs w:val="28"/>
          </w:rPr>
          <w:t>Not</w:t>
        </w:r>
      </w:ins>
      <w:ins w:id="2491" w:author="Aarati AD" w:date="2023-04-14T18:21:00Z">
        <w:r>
          <w:rPr>
            <w:rFonts w:ascii="Times New Roman" w:hAnsi="Times New Roman" w:cs="Times New Roman"/>
            <w:sz w:val="28"/>
            <w:szCs w:val="28"/>
          </w:rPr>
          <w:t xml:space="preserve"> repeated twice)</w:t>
        </w:r>
      </w:ins>
    </w:p>
    <w:p w14:paraId="76A22216" w14:textId="77777777" w:rsidR="00254258" w:rsidRDefault="00304EF3">
      <w:pPr>
        <w:spacing w:after="80" w:line="240" w:lineRule="auto"/>
        <w:rPr>
          <w:ins w:id="2492" w:author="Aarati AD" w:date="2023-04-14T18:22:00Z"/>
          <w:rFonts w:ascii="Times New Roman" w:hAnsi="Times New Roman" w:cs="Times New Roman"/>
          <w:sz w:val="28"/>
          <w:szCs w:val="28"/>
        </w:rPr>
      </w:pPr>
      <w:ins w:id="2493" w:author="Aarati AD" w:date="2023-04-14T18:21:00Z">
        <w:r>
          <w:rPr>
            <w:rFonts w:ascii="Times New Roman" w:hAnsi="Times New Roman" w:cs="Times New Roman"/>
            <w:sz w:val="28"/>
            <w:szCs w:val="28"/>
          </w:rPr>
          <w:t>To consi</w:t>
        </w:r>
      </w:ins>
      <w:ins w:id="2494" w:author="Aarati AD" w:date="2023-04-14T18:22:00Z">
        <w:r>
          <w:rPr>
            <w:rFonts w:ascii="Times New Roman" w:hAnsi="Times New Roman" w:cs="Times New Roman"/>
            <w:sz w:val="28"/>
            <w:szCs w:val="28"/>
          </w:rPr>
          <w:t xml:space="preserve">der the same columns one should one should use the Union all. </w:t>
        </w:r>
      </w:ins>
    </w:p>
    <w:p w14:paraId="4502A705" w14:textId="77777777" w:rsidR="00254258" w:rsidRDefault="00254258">
      <w:pPr>
        <w:spacing w:after="80" w:line="240" w:lineRule="auto"/>
        <w:rPr>
          <w:ins w:id="2495" w:author="Aarati AD" w:date="2023-04-14T18:33:00Z"/>
          <w:rFonts w:ascii="Times New Roman" w:hAnsi="Times New Roman" w:cs="Times New Roman"/>
          <w:b/>
          <w:bCs/>
          <w:sz w:val="36"/>
          <w:szCs w:val="36"/>
        </w:rPr>
      </w:pPr>
    </w:p>
    <w:p w14:paraId="11CE3C91" w14:textId="77777777" w:rsidR="00254258" w:rsidRDefault="00304EF3">
      <w:pPr>
        <w:spacing w:after="80" w:line="240" w:lineRule="auto"/>
        <w:rPr>
          <w:ins w:id="2496" w:author="Aarati AD" w:date="2023-04-14T20:46:00Z"/>
          <w:rFonts w:ascii="Times New Roman" w:hAnsi="Times New Roman" w:cs="Times New Roman"/>
          <w:b/>
          <w:bCs/>
          <w:sz w:val="36"/>
          <w:szCs w:val="36"/>
        </w:rPr>
      </w:pPr>
      <w:ins w:id="2497" w:author="Aarati AD" w:date="2023-04-14T18:32:00Z">
        <w:r>
          <w:rPr>
            <w:rFonts w:ascii="Times New Roman" w:hAnsi="Times New Roman" w:cs="Times New Roman"/>
            <w:b/>
            <w:bCs/>
            <w:sz w:val="36"/>
            <w:szCs w:val="36"/>
            <w:rPrChange w:id="2498" w:author="Aarati AD" w:date="2023-04-14T18:33:00Z">
              <w:rPr>
                <w:rFonts w:ascii="Times New Roman" w:hAnsi="Times New Roman" w:cs="Times New Roman"/>
                <w:sz w:val="28"/>
                <w:szCs w:val="28"/>
              </w:rPr>
            </w:rPrChange>
          </w:rPr>
          <w:t xml:space="preserve">Performance tuning: </w:t>
        </w:r>
      </w:ins>
    </w:p>
    <w:p w14:paraId="2FF640AC" w14:textId="77777777" w:rsidR="00254258" w:rsidRPr="00254258" w:rsidRDefault="00304EF3">
      <w:pPr>
        <w:spacing w:after="80" w:line="240" w:lineRule="auto"/>
        <w:rPr>
          <w:ins w:id="2499" w:author="Aarati AD" w:date="2023-04-14T21:23:00Z"/>
          <w:rFonts w:ascii="Times New Roman" w:hAnsi="Times New Roman" w:cs="Times New Roman"/>
          <w:sz w:val="28"/>
          <w:szCs w:val="28"/>
          <w:rPrChange w:id="2500" w:author="Aarati AD" w:date="2023-04-14T21:32:00Z">
            <w:rPr>
              <w:ins w:id="2501" w:author="Aarati AD" w:date="2023-04-14T21:23:00Z"/>
              <w:rFonts w:ascii="Times New Roman" w:hAnsi="Times New Roman" w:cs="Times New Roman"/>
              <w:b/>
              <w:bCs/>
              <w:sz w:val="36"/>
              <w:szCs w:val="36"/>
            </w:rPr>
          </w:rPrChange>
        </w:rPr>
      </w:pPr>
      <w:ins w:id="2502" w:author="Aarati AD" w:date="2023-04-14T21:23:00Z">
        <w:r>
          <w:rPr>
            <w:rFonts w:ascii="Times New Roman" w:hAnsi="Times New Roman" w:cs="Times New Roman"/>
            <w:sz w:val="28"/>
            <w:szCs w:val="28"/>
            <w:rPrChange w:id="2503" w:author="Aarati AD" w:date="2023-04-14T21:32:00Z">
              <w:rPr>
                <w:rFonts w:ascii="Times New Roman" w:hAnsi="Times New Roman" w:cs="Times New Roman"/>
                <w:b/>
                <w:bCs/>
                <w:sz w:val="36"/>
                <w:szCs w:val="36"/>
              </w:rPr>
            </w:rPrChange>
          </w:rPr>
          <w:t>This can be done using</w:t>
        </w:r>
      </w:ins>
      <w:ins w:id="2504" w:author="Aarati AD" w:date="2023-04-14T21:26:00Z">
        <w:r>
          <w:rPr>
            <w:rFonts w:ascii="Times New Roman" w:hAnsi="Times New Roman" w:cs="Times New Roman"/>
            <w:sz w:val="28"/>
            <w:szCs w:val="28"/>
            <w:rPrChange w:id="2505" w:author="Aarati AD" w:date="2023-04-14T21:32:00Z">
              <w:rPr>
                <w:rFonts w:ascii="Times New Roman" w:hAnsi="Times New Roman" w:cs="Times New Roman"/>
                <w:b/>
                <w:bCs/>
                <w:sz w:val="36"/>
                <w:szCs w:val="36"/>
              </w:rPr>
            </w:rPrChange>
          </w:rPr>
          <w:t>:</w:t>
        </w:r>
      </w:ins>
    </w:p>
    <w:p w14:paraId="151BD097" w14:textId="77777777" w:rsidR="00254258" w:rsidRPr="00254258" w:rsidRDefault="00304EF3">
      <w:pPr>
        <w:spacing w:after="80" w:line="240" w:lineRule="auto"/>
        <w:rPr>
          <w:ins w:id="2506" w:author="Aarati AD" w:date="2023-04-14T21:27:00Z"/>
          <w:rFonts w:ascii="Times New Roman" w:hAnsi="Times New Roman" w:cs="Times New Roman"/>
          <w:sz w:val="28"/>
          <w:szCs w:val="28"/>
          <w:rPrChange w:id="2507" w:author="Aarati AD" w:date="2023-04-14T21:32:00Z">
            <w:rPr>
              <w:ins w:id="2508" w:author="Aarati AD" w:date="2023-04-14T21:27:00Z"/>
              <w:rFonts w:ascii="Times New Roman" w:hAnsi="Times New Roman" w:cs="Times New Roman"/>
              <w:b/>
              <w:bCs/>
              <w:sz w:val="36"/>
              <w:szCs w:val="36"/>
            </w:rPr>
          </w:rPrChange>
        </w:rPr>
      </w:pPr>
      <w:ins w:id="2509" w:author="Aarati AD" w:date="2023-04-14T21:23:00Z">
        <w:r>
          <w:rPr>
            <w:rFonts w:ascii="Times New Roman" w:hAnsi="Times New Roman" w:cs="Times New Roman"/>
            <w:sz w:val="28"/>
            <w:szCs w:val="28"/>
            <w:rPrChange w:id="2510" w:author="Aarati AD" w:date="2023-04-14T21:32:00Z">
              <w:rPr>
                <w:rFonts w:ascii="Times New Roman" w:hAnsi="Times New Roman" w:cs="Times New Roman"/>
                <w:b/>
                <w:bCs/>
                <w:sz w:val="36"/>
                <w:szCs w:val="36"/>
              </w:rPr>
            </w:rPrChange>
          </w:rPr>
          <w:t>Subqueries</w:t>
        </w:r>
      </w:ins>
      <w:ins w:id="2511" w:author="Aarati AD" w:date="2023-04-14T21:32:00Z">
        <w:r>
          <w:rPr>
            <w:rFonts w:ascii="Times New Roman" w:hAnsi="Times New Roman" w:cs="Times New Roman"/>
            <w:sz w:val="28"/>
            <w:szCs w:val="28"/>
          </w:rPr>
          <w:t xml:space="preserve"> or </w:t>
        </w:r>
      </w:ins>
      <w:ins w:id="2512" w:author="Aarati AD" w:date="2023-04-14T21:33:00Z">
        <w:r>
          <w:rPr>
            <w:rFonts w:ascii="Times New Roman" w:hAnsi="Times New Roman" w:cs="Times New Roman"/>
            <w:sz w:val="28"/>
            <w:szCs w:val="28"/>
          </w:rPr>
          <w:t>as</w:t>
        </w:r>
      </w:ins>
      <w:ins w:id="2513" w:author="Aarati AD" w:date="2023-04-14T21:32:00Z">
        <w:r>
          <w:rPr>
            <w:rFonts w:ascii="Times New Roman" w:hAnsi="Times New Roman" w:cs="Times New Roman"/>
            <w:sz w:val="28"/>
            <w:szCs w:val="28"/>
          </w:rPr>
          <w:t xml:space="preserve"> with</w:t>
        </w:r>
      </w:ins>
    </w:p>
    <w:p w14:paraId="671DFCFB" w14:textId="77777777" w:rsidR="00254258" w:rsidRPr="00254258" w:rsidRDefault="00304EF3">
      <w:pPr>
        <w:spacing w:after="80" w:line="240" w:lineRule="auto"/>
        <w:rPr>
          <w:ins w:id="2514" w:author="Aarati AD" w:date="2023-04-14T21:23:00Z"/>
          <w:rFonts w:ascii="Times New Roman" w:hAnsi="Times New Roman" w:cs="Times New Roman"/>
          <w:sz w:val="28"/>
          <w:szCs w:val="28"/>
          <w:rPrChange w:id="2515" w:author="Aarati AD" w:date="2023-04-14T21:33:00Z">
            <w:rPr>
              <w:ins w:id="2516" w:author="Aarati AD" w:date="2023-04-14T21:23:00Z"/>
              <w:rFonts w:ascii="Times New Roman" w:hAnsi="Times New Roman" w:cs="Times New Roman"/>
              <w:b/>
              <w:bCs/>
              <w:sz w:val="36"/>
              <w:szCs w:val="36"/>
            </w:rPr>
          </w:rPrChange>
        </w:rPr>
      </w:pPr>
      <w:ins w:id="2517" w:author="Aarati AD" w:date="2023-04-14T21:33:00Z">
        <w:r>
          <w:rPr>
            <w:rFonts w:ascii="Times New Roman" w:hAnsi="Times New Roman" w:cs="Times New Roman"/>
            <w:sz w:val="28"/>
            <w:szCs w:val="28"/>
            <w:rPrChange w:id="2518" w:author="Aarati AD" w:date="2023-04-14T21:33:00Z">
              <w:rPr>
                <w:rFonts w:ascii="Times New Roman" w:hAnsi="Times New Roman" w:cs="Times New Roman"/>
                <w:b/>
                <w:bCs/>
                <w:sz w:val="36"/>
                <w:szCs w:val="36"/>
              </w:rPr>
            </w:rPrChange>
          </w:rPr>
          <w:t>Delete the unwanted processing required to process the query</w:t>
        </w:r>
      </w:ins>
    </w:p>
    <w:p w14:paraId="047F1802" w14:textId="77777777" w:rsidR="00254258" w:rsidRPr="00254258" w:rsidRDefault="00304EF3">
      <w:pPr>
        <w:spacing w:after="80" w:line="240" w:lineRule="auto"/>
        <w:rPr>
          <w:ins w:id="2519" w:author="Aarati AD" w:date="2023-04-17T22:18:00Z"/>
          <w:rFonts w:ascii="Times New Roman" w:hAnsi="Times New Roman" w:cs="Times New Roman"/>
          <w:sz w:val="32"/>
          <w:szCs w:val="32"/>
          <w:rPrChange w:id="2520" w:author="Aarati AD" w:date="2023-04-18T09:30:00Z">
            <w:rPr>
              <w:ins w:id="2521" w:author="Aarati AD" w:date="2023-04-17T22:18:00Z"/>
              <w:rFonts w:ascii="Times New Roman" w:hAnsi="Times New Roman" w:cs="Times New Roman"/>
              <w:b/>
              <w:bCs/>
              <w:sz w:val="36"/>
              <w:szCs w:val="36"/>
            </w:rPr>
          </w:rPrChange>
        </w:rPr>
      </w:pPr>
      <w:ins w:id="2522" w:author="Aarati AD" w:date="2023-04-18T09:29:00Z">
        <w:r>
          <w:rPr>
            <w:rFonts w:ascii="Times New Roman" w:hAnsi="Times New Roman" w:cs="Times New Roman"/>
            <w:sz w:val="32"/>
            <w:szCs w:val="32"/>
            <w:highlight w:val="yellow"/>
            <w:rPrChange w:id="2523" w:author="Aarati AD" w:date="2023-04-18T09:30:00Z">
              <w:rPr>
                <w:rFonts w:ascii="Times New Roman" w:hAnsi="Times New Roman" w:cs="Times New Roman"/>
                <w:b/>
                <w:bCs/>
                <w:sz w:val="36"/>
                <w:szCs w:val="36"/>
              </w:rPr>
            </w:rPrChange>
          </w:rPr>
          <w:t xml:space="preserve">#One can add explain to see the details of Query plan which will show the orders as well as the time taken to </w:t>
        </w:r>
      </w:ins>
      <w:ins w:id="2524" w:author="Aarati AD" w:date="2023-04-18T09:30:00Z">
        <w:r>
          <w:rPr>
            <w:rFonts w:ascii="Times New Roman" w:hAnsi="Times New Roman" w:cs="Times New Roman"/>
            <w:sz w:val="32"/>
            <w:szCs w:val="32"/>
            <w:highlight w:val="yellow"/>
            <w:rPrChange w:id="2525" w:author="Aarati AD" w:date="2023-04-18T09:30:00Z">
              <w:rPr>
                <w:rFonts w:ascii="Times New Roman" w:hAnsi="Times New Roman" w:cs="Times New Roman"/>
                <w:b/>
                <w:bCs/>
                <w:sz w:val="36"/>
                <w:szCs w:val="36"/>
              </w:rPr>
            </w:rPrChange>
          </w:rPr>
          <w:t>execute</w:t>
        </w:r>
      </w:ins>
      <w:ins w:id="2526" w:author="Aarati AD" w:date="2023-04-18T09:29:00Z">
        <w:r>
          <w:rPr>
            <w:rFonts w:ascii="Times New Roman" w:hAnsi="Times New Roman" w:cs="Times New Roman"/>
            <w:sz w:val="32"/>
            <w:szCs w:val="32"/>
            <w:highlight w:val="yellow"/>
            <w:rPrChange w:id="2527" w:author="Aarati AD" w:date="2023-04-18T09:30:00Z">
              <w:rPr>
                <w:rFonts w:ascii="Times New Roman" w:hAnsi="Times New Roman" w:cs="Times New Roman"/>
                <w:b/>
                <w:bCs/>
                <w:sz w:val="36"/>
                <w:szCs w:val="36"/>
              </w:rPr>
            </w:rPrChange>
          </w:rPr>
          <w:t xml:space="preserve"> </w:t>
        </w:r>
      </w:ins>
      <w:ins w:id="2528" w:author="Aarati AD" w:date="2023-04-18T09:30:00Z">
        <w:r>
          <w:rPr>
            <w:rFonts w:ascii="Times New Roman" w:hAnsi="Times New Roman" w:cs="Times New Roman"/>
            <w:sz w:val="32"/>
            <w:szCs w:val="32"/>
            <w:highlight w:val="yellow"/>
            <w:rPrChange w:id="2529" w:author="Aarati AD" w:date="2023-04-18T09:30:00Z">
              <w:rPr>
                <w:rFonts w:ascii="Times New Roman" w:hAnsi="Times New Roman" w:cs="Times New Roman"/>
                <w:b/>
                <w:bCs/>
                <w:sz w:val="36"/>
                <w:szCs w:val="36"/>
              </w:rPr>
            </w:rPrChange>
          </w:rPr>
          <w:t>the query</w:t>
        </w:r>
        <w:r>
          <w:rPr>
            <w:rFonts w:ascii="Times New Roman" w:hAnsi="Times New Roman" w:cs="Times New Roman"/>
            <w:sz w:val="32"/>
            <w:szCs w:val="32"/>
            <w:rPrChange w:id="2530" w:author="Aarati AD" w:date="2023-04-18T09:30:00Z">
              <w:rPr>
                <w:rFonts w:ascii="Times New Roman" w:hAnsi="Times New Roman" w:cs="Times New Roman"/>
                <w:b/>
                <w:bCs/>
                <w:sz w:val="36"/>
                <w:szCs w:val="36"/>
              </w:rPr>
            </w:rPrChange>
          </w:rPr>
          <w:t xml:space="preserve"> </w:t>
        </w:r>
      </w:ins>
    </w:p>
    <w:p w14:paraId="1AC8AAA5" w14:textId="77777777" w:rsidR="00254258" w:rsidRDefault="00304EF3">
      <w:pPr>
        <w:spacing w:after="80" w:line="240" w:lineRule="auto"/>
        <w:rPr>
          <w:ins w:id="2531" w:author="Aarati AD" w:date="2023-04-20T22:33:00Z"/>
          <w:rFonts w:ascii="Times New Roman" w:hAnsi="Times New Roman" w:cs="Times New Roman"/>
          <w:b/>
          <w:bCs/>
          <w:sz w:val="40"/>
          <w:szCs w:val="40"/>
        </w:rPr>
      </w:pPr>
      <w:ins w:id="2532" w:author="Aarati AD" w:date="2023-04-20T22:33:00Z">
        <w:r>
          <w:rPr>
            <w:rFonts w:ascii="Times New Roman" w:hAnsi="Times New Roman" w:cs="Times New Roman"/>
            <w:b/>
            <w:bCs/>
            <w:sz w:val="40"/>
            <w:szCs w:val="40"/>
          </w:rPr>
          <w:br/>
        </w:r>
      </w:ins>
    </w:p>
    <w:p w14:paraId="1F472BF9" w14:textId="77777777" w:rsidR="00254258" w:rsidRDefault="00254258">
      <w:pPr>
        <w:spacing w:after="80" w:line="240" w:lineRule="auto"/>
        <w:rPr>
          <w:ins w:id="2533" w:author="Aarati AD" w:date="2023-04-20T22:33:00Z"/>
          <w:rFonts w:ascii="Times New Roman" w:hAnsi="Times New Roman" w:cs="Times New Roman"/>
          <w:b/>
          <w:bCs/>
          <w:sz w:val="40"/>
          <w:szCs w:val="40"/>
        </w:rPr>
      </w:pPr>
    </w:p>
    <w:p w14:paraId="086EB37F" w14:textId="77777777" w:rsidR="00254258" w:rsidRDefault="00254258">
      <w:pPr>
        <w:spacing w:after="80" w:line="240" w:lineRule="auto"/>
        <w:rPr>
          <w:ins w:id="2534" w:author="Aarati AD" w:date="2023-04-20T22:33:00Z"/>
          <w:rFonts w:ascii="Times New Roman" w:hAnsi="Times New Roman" w:cs="Times New Roman"/>
          <w:b/>
          <w:bCs/>
          <w:sz w:val="40"/>
          <w:szCs w:val="40"/>
        </w:rPr>
      </w:pPr>
    </w:p>
    <w:p w14:paraId="19E8BFEB" w14:textId="77777777" w:rsidR="00254258" w:rsidRDefault="00254258">
      <w:pPr>
        <w:spacing w:after="80" w:line="240" w:lineRule="auto"/>
        <w:rPr>
          <w:ins w:id="2535" w:author="Aarati AD" w:date="2023-04-20T22:33:00Z"/>
          <w:rFonts w:ascii="Times New Roman" w:hAnsi="Times New Roman" w:cs="Times New Roman"/>
          <w:b/>
          <w:bCs/>
          <w:sz w:val="40"/>
          <w:szCs w:val="40"/>
        </w:rPr>
      </w:pPr>
    </w:p>
    <w:p w14:paraId="1117575E" w14:textId="77777777" w:rsidR="00254258" w:rsidRDefault="00254258">
      <w:pPr>
        <w:spacing w:after="80" w:line="240" w:lineRule="auto"/>
        <w:rPr>
          <w:ins w:id="2536" w:author="Aarati AD" w:date="2023-04-20T22:33:00Z"/>
          <w:rFonts w:ascii="Times New Roman" w:hAnsi="Times New Roman" w:cs="Times New Roman"/>
          <w:b/>
          <w:bCs/>
          <w:sz w:val="40"/>
          <w:szCs w:val="40"/>
        </w:rPr>
      </w:pPr>
    </w:p>
    <w:p w14:paraId="477F5F14" w14:textId="77777777" w:rsidR="00254258" w:rsidRDefault="00254258">
      <w:pPr>
        <w:spacing w:after="80" w:line="240" w:lineRule="auto"/>
        <w:rPr>
          <w:ins w:id="2537" w:author="Aarati AD" w:date="2023-04-20T22:33:00Z"/>
          <w:rFonts w:ascii="Times New Roman" w:hAnsi="Times New Roman" w:cs="Times New Roman"/>
          <w:b/>
          <w:bCs/>
          <w:sz w:val="40"/>
          <w:szCs w:val="40"/>
        </w:rPr>
      </w:pPr>
    </w:p>
    <w:p w14:paraId="7C6F695D" w14:textId="77777777" w:rsidR="00254258" w:rsidRDefault="00254258">
      <w:pPr>
        <w:spacing w:after="80" w:line="240" w:lineRule="auto"/>
        <w:rPr>
          <w:ins w:id="2538" w:author="Aarati AD" w:date="2023-04-20T22:33:00Z"/>
          <w:rFonts w:ascii="Times New Roman" w:hAnsi="Times New Roman" w:cs="Times New Roman"/>
          <w:b/>
          <w:bCs/>
          <w:sz w:val="40"/>
          <w:szCs w:val="40"/>
        </w:rPr>
      </w:pPr>
    </w:p>
    <w:p w14:paraId="592A1297" w14:textId="77777777" w:rsidR="00254258" w:rsidRDefault="00304EF3">
      <w:pPr>
        <w:spacing w:after="80" w:line="240" w:lineRule="auto"/>
        <w:rPr>
          <w:ins w:id="2539" w:author="Aarati AD" w:date="2023-04-18T08:59:00Z"/>
          <w:rFonts w:ascii="Times New Roman" w:hAnsi="Times New Roman" w:cs="Times New Roman"/>
          <w:b/>
          <w:bCs/>
          <w:sz w:val="40"/>
          <w:szCs w:val="40"/>
        </w:rPr>
      </w:pPr>
      <w:ins w:id="2540" w:author="Aarati AD" w:date="2023-04-20T22:47:00Z">
        <w:r>
          <w:rPr>
            <w:rFonts w:ascii="Times New Roman" w:hAnsi="Times New Roman" w:cs="Times New Roman"/>
            <w:b/>
            <w:bCs/>
            <w:sz w:val="40"/>
            <w:szCs w:val="40"/>
          </w:rPr>
          <w:t>An example of Non-</w:t>
        </w:r>
      </w:ins>
      <w:ins w:id="2541" w:author="Aarati AD" w:date="2023-04-20T22:48:00Z">
        <w:r>
          <w:rPr>
            <w:rFonts w:ascii="Times New Roman" w:hAnsi="Times New Roman" w:cs="Times New Roman"/>
            <w:b/>
            <w:bCs/>
            <w:sz w:val="40"/>
            <w:szCs w:val="40"/>
          </w:rPr>
          <w:t xml:space="preserve">Equi </w:t>
        </w:r>
      </w:ins>
      <w:ins w:id="2542" w:author="Aarati AD" w:date="2023-04-20T22:47:00Z">
        <w:r>
          <w:rPr>
            <w:rFonts w:ascii="Times New Roman" w:hAnsi="Times New Roman" w:cs="Times New Roman"/>
            <w:b/>
            <w:bCs/>
            <w:sz w:val="40"/>
            <w:szCs w:val="40"/>
          </w:rPr>
          <w:t>Self Join</w:t>
        </w:r>
      </w:ins>
    </w:p>
    <w:p w14:paraId="3E1803CC" w14:textId="77777777" w:rsidR="00254258" w:rsidRDefault="00304EF3">
      <w:pPr>
        <w:spacing w:after="80" w:line="240" w:lineRule="auto"/>
        <w:rPr>
          <w:ins w:id="2543" w:author="Aarati AD" w:date="2023-04-18T09:01:00Z"/>
          <w:rFonts w:ascii="Times New Roman" w:hAnsi="Times New Roman" w:cs="Times New Roman"/>
          <w:sz w:val="28"/>
          <w:szCs w:val="28"/>
        </w:rPr>
      </w:pPr>
      <w:ins w:id="2544" w:author="Aarati AD" w:date="2023-04-18T09:01:00Z">
        <w:r>
          <w:rPr>
            <w:rFonts w:ascii="Times New Roman" w:hAnsi="Times New Roman" w:cs="Times New Roman"/>
            <w:sz w:val="28"/>
            <w:szCs w:val="28"/>
          </w:rPr>
          <w:t xml:space="preserve">Joins with inequality operator: </w:t>
        </w:r>
      </w:ins>
    </w:p>
    <w:p w14:paraId="3A5673E3" w14:textId="77777777" w:rsidR="00254258" w:rsidRDefault="00304EF3">
      <w:pPr>
        <w:spacing w:after="80" w:line="240" w:lineRule="auto"/>
        <w:rPr>
          <w:ins w:id="2545" w:author="Aarati AD" w:date="2023-04-18T09:36:00Z"/>
          <w:rFonts w:ascii="Times New Roman" w:hAnsi="Times New Roman" w:cs="Times New Roman"/>
          <w:sz w:val="28"/>
          <w:szCs w:val="28"/>
        </w:rPr>
      </w:pPr>
      <w:ins w:id="2546" w:author="Aarati AD" w:date="2023-04-18T09:01:00Z">
        <w:r>
          <w:rPr>
            <w:rFonts w:ascii="Times New Roman" w:hAnsi="Times New Roman" w:cs="Times New Roman"/>
            <w:sz w:val="28"/>
            <w:szCs w:val="28"/>
          </w:rPr>
          <w:t>One</w:t>
        </w:r>
      </w:ins>
      <w:ins w:id="2547" w:author="Aarati AD" w:date="2023-04-20T22:41:00Z">
        <w:r>
          <w:rPr>
            <w:rFonts w:ascii="Times New Roman" w:hAnsi="Times New Roman" w:cs="Times New Roman"/>
            <w:sz w:val="28"/>
            <w:szCs w:val="28"/>
          </w:rPr>
          <w:t xml:space="preserve"> of the</w:t>
        </w:r>
      </w:ins>
      <w:ins w:id="2548" w:author="Aarati AD" w:date="2023-04-18T09:01:00Z">
        <w:r>
          <w:rPr>
            <w:rFonts w:ascii="Times New Roman" w:hAnsi="Times New Roman" w:cs="Times New Roman"/>
            <w:sz w:val="28"/>
            <w:szCs w:val="28"/>
          </w:rPr>
          <w:t xml:space="preserve"> interesting </w:t>
        </w:r>
      </w:ins>
      <w:ins w:id="2549" w:author="Aarati AD" w:date="2023-04-18T09:30:00Z">
        <w:r>
          <w:rPr>
            <w:rFonts w:ascii="Times New Roman" w:hAnsi="Times New Roman" w:cs="Times New Roman"/>
            <w:sz w:val="28"/>
            <w:szCs w:val="28"/>
          </w:rPr>
          <w:t>techniques</w:t>
        </w:r>
      </w:ins>
      <w:ins w:id="2550" w:author="Aarati AD" w:date="2023-04-18T09:01:00Z">
        <w:r>
          <w:rPr>
            <w:rFonts w:ascii="Times New Roman" w:hAnsi="Times New Roman" w:cs="Times New Roman"/>
            <w:sz w:val="28"/>
            <w:szCs w:val="28"/>
          </w:rPr>
          <w:t xml:space="preserve"> in S</w:t>
        </w:r>
      </w:ins>
      <w:ins w:id="2551" w:author="Aarati AD" w:date="2023-04-18T09:30:00Z">
        <w:r>
          <w:rPr>
            <w:rFonts w:ascii="Times New Roman" w:hAnsi="Times New Roman" w:cs="Times New Roman"/>
            <w:sz w:val="28"/>
            <w:szCs w:val="28"/>
          </w:rPr>
          <w:t>QL</w:t>
        </w:r>
      </w:ins>
      <w:ins w:id="2552" w:author="Aarati AD" w:date="2023-04-18T09:01:00Z">
        <w:r>
          <w:rPr>
            <w:rFonts w:ascii="Times New Roman" w:hAnsi="Times New Roman" w:cs="Times New Roman"/>
            <w:sz w:val="28"/>
            <w:szCs w:val="28"/>
          </w:rPr>
          <w:t xml:space="preserve"> I came across during the course fo</w:t>
        </w:r>
      </w:ins>
      <w:ins w:id="2553" w:author="Aarati AD" w:date="2023-04-18T09:30:00Z">
        <w:r>
          <w:rPr>
            <w:rFonts w:ascii="Times New Roman" w:hAnsi="Times New Roman" w:cs="Times New Roman"/>
            <w:sz w:val="28"/>
            <w:szCs w:val="28"/>
          </w:rPr>
          <w:t xml:space="preserve">r </w:t>
        </w:r>
      </w:ins>
      <w:ins w:id="2554" w:author="Aarati AD" w:date="2023-04-18T09:01:00Z">
        <w:r>
          <w:rPr>
            <w:rFonts w:ascii="Times New Roman" w:hAnsi="Times New Roman" w:cs="Times New Roman"/>
            <w:sz w:val="28"/>
            <w:szCs w:val="28"/>
          </w:rPr>
          <w:t>SQl_For_data Analysis is Self</w:t>
        </w:r>
      </w:ins>
      <w:ins w:id="2555" w:author="Aarati AD" w:date="2023-04-18T09:02:00Z">
        <w:r>
          <w:rPr>
            <w:rFonts w:ascii="Times New Roman" w:hAnsi="Times New Roman" w:cs="Times New Roman"/>
            <w:sz w:val="28"/>
            <w:szCs w:val="28"/>
          </w:rPr>
          <w:t xml:space="preserve"> </w:t>
        </w:r>
      </w:ins>
      <w:ins w:id="2556" w:author="Aarati AD" w:date="2023-04-18T09:33:00Z">
        <w:r>
          <w:rPr>
            <w:rFonts w:ascii="Times New Roman" w:hAnsi="Times New Roman" w:cs="Times New Roman"/>
            <w:sz w:val="28"/>
            <w:szCs w:val="28"/>
          </w:rPr>
          <w:t>with inequality</w:t>
        </w:r>
      </w:ins>
      <w:ins w:id="2557" w:author="Aarati AD" w:date="2023-04-18T09:02:00Z">
        <w:r>
          <w:rPr>
            <w:rFonts w:ascii="Times New Roman" w:hAnsi="Times New Roman" w:cs="Times New Roman"/>
            <w:sz w:val="28"/>
            <w:szCs w:val="28"/>
          </w:rPr>
          <w:t xml:space="preserve"> J</w:t>
        </w:r>
      </w:ins>
      <w:ins w:id="2558" w:author="Aarati AD" w:date="2023-04-18T09:01:00Z">
        <w:r>
          <w:rPr>
            <w:rFonts w:ascii="Times New Roman" w:hAnsi="Times New Roman" w:cs="Times New Roman"/>
            <w:sz w:val="28"/>
            <w:szCs w:val="28"/>
          </w:rPr>
          <w:t>oins with i</w:t>
        </w:r>
      </w:ins>
      <w:ins w:id="2559" w:author="Aarati AD" w:date="2023-04-18T09:02:00Z">
        <w:r>
          <w:rPr>
            <w:rFonts w:ascii="Times New Roman" w:hAnsi="Times New Roman" w:cs="Times New Roman"/>
            <w:sz w:val="28"/>
            <w:szCs w:val="28"/>
          </w:rPr>
          <w:t>nequality</w:t>
        </w:r>
      </w:ins>
      <w:ins w:id="2560" w:author="Aarati AD" w:date="2023-04-20T22:29:00Z">
        <w:r>
          <w:rPr>
            <w:rFonts w:ascii="Times New Roman" w:hAnsi="Times New Roman" w:cs="Times New Roman"/>
            <w:sz w:val="28"/>
            <w:szCs w:val="28"/>
          </w:rPr>
          <w:t xml:space="preserve">. This was one of the </w:t>
        </w:r>
      </w:ins>
      <w:ins w:id="2561" w:author="Aarati AD" w:date="2023-04-20T22:30:00Z">
        <w:r>
          <w:rPr>
            <w:rFonts w:ascii="Times New Roman" w:hAnsi="Times New Roman" w:cs="Times New Roman"/>
            <w:sz w:val="28"/>
            <w:szCs w:val="28"/>
          </w:rPr>
          <w:t>smoothest</w:t>
        </w:r>
      </w:ins>
      <w:ins w:id="2562" w:author="Aarati AD" w:date="2023-04-20T22:29:00Z">
        <w:r>
          <w:rPr>
            <w:rFonts w:ascii="Times New Roman" w:hAnsi="Times New Roman" w:cs="Times New Roman"/>
            <w:sz w:val="28"/>
            <w:szCs w:val="28"/>
          </w:rPr>
          <w:t xml:space="preserve"> </w:t>
        </w:r>
      </w:ins>
      <w:ins w:id="2563" w:author="Aarati AD" w:date="2023-04-20T22:30:00Z">
        <w:r>
          <w:rPr>
            <w:rFonts w:ascii="Times New Roman" w:hAnsi="Times New Roman" w:cs="Times New Roman"/>
            <w:sz w:val="28"/>
            <w:szCs w:val="28"/>
          </w:rPr>
          <w:t>tricks</w:t>
        </w:r>
      </w:ins>
      <w:ins w:id="2564" w:author="Aarati AD" w:date="2023-04-20T22:29:00Z">
        <w:r>
          <w:rPr>
            <w:rFonts w:ascii="Times New Roman" w:hAnsi="Times New Roman" w:cs="Times New Roman"/>
            <w:sz w:val="28"/>
            <w:szCs w:val="28"/>
          </w:rPr>
          <w:t xml:space="preserve"> I </w:t>
        </w:r>
      </w:ins>
      <w:ins w:id="2565" w:author="Aarati AD" w:date="2023-04-20T22:30:00Z">
        <w:r>
          <w:rPr>
            <w:rFonts w:ascii="Times New Roman" w:hAnsi="Times New Roman" w:cs="Times New Roman"/>
            <w:sz w:val="28"/>
            <w:szCs w:val="28"/>
          </w:rPr>
          <w:t>found</w:t>
        </w:r>
      </w:ins>
      <w:ins w:id="2566" w:author="Aarati AD" w:date="2023-04-20T22:29:00Z">
        <w:r>
          <w:rPr>
            <w:rFonts w:ascii="Times New Roman" w:hAnsi="Times New Roman" w:cs="Times New Roman"/>
            <w:sz w:val="28"/>
            <w:szCs w:val="28"/>
          </w:rPr>
          <w:t xml:space="preserve"> about SQ</w:t>
        </w:r>
      </w:ins>
      <w:ins w:id="2567" w:author="Aarati AD" w:date="2023-04-20T22:41:00Z">
        <w:r>
          <w:rPr>
            <w:rFonts w:ascii="Times New Roman" w:hAnsi="Times New Roman" w:cs="Times New Roman"/>
            <w:sz w:val="28"/>
            <w:szCs w:val="28"/>
          </w:rPr>
          <w:t xml:space="preserve">L </w:t>
        </w:r>
      </w:ins>
      <w:ins w:id="2568" w:author="Aarati AD" w:date="2023-04-18T09:02:00Z">
        <w:r>
          <w:rPr>
            <w:rFonts w:ascii="Times New Roman" w:hAnsi="Times New Roman" w:cs="Times New Roman"/>
            <w:sz w:val="28"/>
            <w:szCs w:val="28"/>
          </w:rPr>
          <w:br/>
        </w:r>
      </w:ins>
    </w:p>
    <w:p w14:paraId="21A8AFF2" w14:textId="77777777" w:rsidR="00254258" w:rsidRPr="00254258" w:rsidRDefault="00304EF3">
      <w:pPr>
        <w:spacing w:after="80" w:line="240" w:lineRule="auto"/>
        <w:rPr>
          <w:ins w:id="2569" w:author="Aarati AD" w:date="2023-04-18T09:39:00Z"/>
          <w:rFonts w:ascii="Times New Roman" w:hAnsi="Times New Roman" w:cs="Times New Roman"/>
          <w:sz w:val="24"/>
          <w:szCs w:val="24"/>
          <w:rPrChange w:id="2570" w:author="Aarati AD" w:date="2023-04-20T22:35:00Z">
            <w:rPr>
              <w:ins w:id="2571" w:author="Aarati AD" w:date="2023-04-18T09:39:00Z"/>
              <w:rFonts w:ascii="Times New Roman" w:hAnsi="Times New Roman" w:cs="Times New Roman"/>
              <w:sz w:val="28"/>
              <w:szCs w:val="28"/>
            </w:rPr>
          </w:rPrChange>
        </w:rPr>
      </w:pPr>
      <w:ins w:id="2572" w:author="Aarati AD" w:date="2023-04-18T09:36:00Z">
        <w:r>
          <w:rPr>
            <w:rFonts w:ascii="Times New Roman" w:hAnsi="Times New Roman" w:cs="Times New Roman"/>
            <w:noProof/>
            <w:sz w:val="24"/>
            <w:szCs w:val="24"/>
            <w:rPrChange w:id="2573" w:author="Aarati AD" w:date="2023-04-20T22:35:00Z">
              <w:rPr>
                <w:rFonts w:ascii="Times New Roman" w:hAnsi="Times New Roman" w:cs="Times New Roman"/>
                <w:noProof/>
                <w:sz w:val="28"/>
                <w:szCs w:val="28"/>
              </w:rPr>
            </w:rPrChange>
          </w:rPr>
          <w:drawing>
            <wp:inline distT="0" distB="0" distL="0" distR="0" wp14:anchorId="5C75B42F" wp14:editId="2A8E671C">
              <wp:extent cx="3931920" cy="2011680"/>
              <wp:effectExtent l="0" t="0" r="0" b="0"/>
              <wp:docPr id="205612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76127" name="Picture 1"/>
                      <pic:cNvPicPr>
                        <a:picLocks noChangeAspect="1" noChangeArrowheads="1"/>
                      </pic:cNvPicPr>
                    </pic:nvPicPr>
                    <pic:blipFill>
                      <a:blip r:embed="rId24"/>
                      <a:srcRect/>
                      <a:stretch>
                        <a:fillRect/>
                      </a:stretch>
                    </pic:blipFill>
                    <pic:spPr>
                      <a:xfrm>
                        <a:off x="0" y="0"/>
                        <a:ext cx="3931920" cy="2011680"/>
                      </a:xfrm>
                      <a:prstGeom prst="rect">
                        <a:avLst/>
                      </a:prstGeom>
                      <a:noFill/>
                      <a:ln>
                        <a:noFill/>
                      </a:ln>
                    </pic:spPr>
                  </pic:pic>
                </a:graphicData>
              </a:graphic>
            </wp:inline>
          </w:drawing>
        </w:r>
      </w:ins>
    </w:p>
    <w:p w14:paraId="5F72A0A4" w14:textId="77777777" w:rsidR="00254258" w:rsidRDefault="00304EF3">
      <w:pPr>
        <w:spacing w:after="80" w:line="240" w:lineRule="auto"/>
        <w:rPr>
          <w:ins w:id="2574" w:author="Aarati AD" w:date="2023-04-18T09:40:00Z"/>
          <w:rFonts w:ascii="Times New Roman" w:hAnsi="Times New Roman" w:cs="Times New Roman"/>
          <w:sz w:val="28"/>
          <w:szCs w:val="28"/>
        </w:rPr>
      </w:pPr>
      <w:ins w:id="2575" w:author="Aarati AD" w:date="2023-04-18T09:39:00Z">
        <w:r>
          <w:rPr>
            <w:rFonts w:ascii="Times New Roman" w:hAnsi="Times New Roman" w:cs="Times New Roman"/>
            <w:sz w:val="28"/>
            <w:szCs w:val="28"/>
          </w:rPr>
          <w:t xml:space="preserve">In the Query shown above picture: </w:t>
        </w:r>
      </w:ins>
    </w:p>
    <w:p w14:paraId="4B89A997" w14:textId="77777777" w:rsidR="00254258" w:rsidRPr="00254258" w:rsidRDefault="00304EF3">
      <w:pPr>
        <w:spacing w:after="80" w:line="240" w:lineRule="auto"/>
        <w:rPr>
          <w:ins w:id="2576" w:author="Aarati AD" w:date="2023-04-20T22:36:00Z"/>
          <w:rFonts w:ascii="Times New Roman" w:hAnsi="Times New Roman" w:cs="Times New Roman"/>
          <w:b/>
          <w:bCs/>
          <w:sz w:val="28"/>
          <w:szCs w:val="28"/>
          <w:rPrChange w:id="2577" w:author="Aarati AD" w:date="2023-04-20T22:41:00Z">
            <w:rPr>
              <w:ins w:id="2578" w:author="Aarati AD" w:date="2023-04-20T22:36:00Z"/>
              <w:rFonts w:ascii="Times New Roman" w:hAnsi="Times New Roman" w:cs="Times New Roman"/>
              <w:sz w:val="28"/>
              <w:szCs w:val="28"/>
            </w:rPr>
          </w:rPrChange>
        </w:rPr>
      </w:pPr>
      <w:ins w:id="2579" w:author="Aarati AD" w:date="2023-04-18T09:54:00Z">
        <w:r>
          <w:rPr>
            <w:rFonts w:ascii="Times New Roman" w:hAnsi="Times New Roman" w:cs="Times New Roman"/>
            <w:b/>
            <w:bCs/>
            <w:sz w:val="28"/>
            <w:szCs w:val="28"/>
            <w:rPrChange w:id="2580" w:author="Aarati AD" w:date="2023-04-18T10:04:00Z">
              <w:rPr>
                <w:rFonts w:ascii="Times New Roman" w:hAnsi="Times New Roman" w:cs="Times New Roman"/>
                <w:sz w:val="28"/>
                <w:szCs w:val="28"/>
              </w:rPr>
            </w:rPrChange>
          </w:rPr>
          <w:t>Desired</w:t>
        </w:r>
      </w:ins>
      <w:ins w:id="2581" w:author="Aarati AD" w:date="2023-04-18T09:40:00Z">
        <w:r>
          <w:rPr>
            <w:rFonts w:ascii="Times New Roman" w:hAnsi="Times New Roman" w:cs="Times New Roman"/>
            <w:b/>
            <w:bCs/>
            <w:sz w:val="28"/>
            <w:szCs w:val="28"/>
            <w:rPrChange w:id="2582" w:author="Aarati AD" w:date="2023-04-18T10:04:00Z">
              <w:rPr>
                <w:rFonts w:ascii="Times New Roman" w:hAnsi="Times New Roman" w:cs="Times New Roman"/>
                <w:sz w:val="28"/>
                <w:szCs w:val="28"/>
              </w:rPr>
            </w:rPrChange>
          </w:rPr>
          <w:t xml:space="preserve"> </w:t>
        </w:r>
      </w:ins>
      <w:ins w:id="2583" w:author="Aarati AD" w:date="2023-04-18T10:04:00Z">
        <w:r>
          <w:rPr>
            <w:rFonts w:ascii="Times New Roman" w:hAnsi="Times New Roman" w:cs="Times New Roman"/>
            <w:b/>
            <w:bCs/>
            <w:sz w:val="28"/>
            <w:szCs w:val="28"/>
          </w:rPr>
          <w:t>Data:</w:t>
        </w:r>
      </w:ins>
      <w:ins w:id="2584" w:author="Aarati AD" w:date="2023-04-18T09:57:00Z">
        <w:r>
          <w:rPr>
            <w:rFonts w:ascii="Times New Roman" w:hAnsi="Times New Roman" w:cs="Times New Roman"/>
            <w:b/>
            <w:bCs/>
            <w:sz w:val="28"/>
            <w:szCs w:val="28"/>
            <w:rPrChange w:id="2585" w:author="Aarati AD" w:date="2023-04-18T10:04:00Z">
              <w:rPr>
                <w:rFonts w:ascii="Times New Roman" w:hAnsi="Times New Roman" w:cs="Times New Roman"/>
                <w:sz w:val="28"/>
                <w:szCs w:val="28"/>
              </w:rPr>
            </w:rPrChange>
          </w:rPr>
          <w:t xml:space="preserve"> Which account made more orders with in 2</w:t>
        </w:r>
      </w:ins>
      <w:ins w:id="2586" w:author="Aarati AD" w:date="2023-04-20T22:16:00Z">
        <w:r>
          <w:rPr>
            <w:rFonts w:ascii="Times New Roman" w:hAnsi="Times New Roman" w:cs="Times New Roman"/>
            <w:b/>
            <w:bCs/>
            <w:sz w:val="28"/>
            <w:szCs w:val="28"/>
          </w:rPr>
          <w:t>8</w:t>
        </w:r>
      </w:ins>
      <w:ins w:id="2587" w:author="Aarati AD" w:date="2023-04-18T09:57:00Z">
        <w:r>
          <w:rPr>
            <w:rFonts w:ascii="Times New Roman" w:hAnsi="Times New Roman" w:cs="Times New Roman"/>
            <w:b/>
            <w:bCs/>
            <w:sz w:val="28"/>
            <w:szCs w:val="28"/>
            <w:rPrChange w:id="2588" w:author="Aarati AD" w:date="2023-04-18T10:04:00Z">
              <w:rPr>
                <w:rFonts w:ascii="Times New Roman" w:hAnsi="Times New Roman" w:cs="Times New Roman"/>
                <w:sz w:val="28"/>
                <w:szCs w:val="28"/>
              </w:rPr>
            </w:rPrChange>
          </w:rPr>
          <w:t xml:space="preserve"> days</w:t>
        </w:r>
      </w:ins>
    </w:p>
    <w:p w14:paraId="7B3BE2EA" w14:textId="77777777" w:rsidR="00254258" w:rsidRPr="00254258" w:rsidRDefault="00304EF3">
      <w:pPr>
        <w:spacing w:after="80" w:line="240" w:lineRule="auto"/>
        <w:rPr>
          <w:ins w:id="2589" w:author="Aarati AD" w:date="2023-04-20T22:36:00Z"/>
          <w:rFonts w:ascii="Times New Roman" w:hAnsi="Times New Roman" w:cs="Times New Roman"/>
          <w:sz w:val="28"/>
          <w:szCs w:val="28"/>
          <w:rPrChange w:id="2590" w:author="Aarati AD" w:date="2023-04-20T22:36:00Z">
            <w:rPr>
              <w:ins w:id="2591" w:author="Aarati AD" w:date="2023-04-20T22:36:00Z"/>
              <w:rFonts w:ascii="Times New Roman" w:hAnsi="Times New Roman" w:cs="Times New Roman"/>
              <w:b/>
              <w:bCs/>
              <w:sz w:val="28"/>
              <w:szCs w:val="28"/>
            </w:rPr>
          </w:rPrChange>
        </w:rPr>
      </w:pPr>
      <w:ins w:id="2592" w:author="Aarati AD" w:date="2023-04-18T09:48:00Z">
        <w:r>
          <w:rPr>
            <w:rFonts w:ascii="Times New Roman" w:hAnsi="Times New Roman" w:cs="Times New Roman"/>
            <w:sz w:val="28"/>
            <w:szCs w:val="28"/>
          </w:rPr>
          <w:t>R</w:t>
        </w:r>
      </w:ins>
      <w:ins w:id="2593" w:author="Aarati AD" w:date="2023-04-18T09:39:00Z">
        <w:r>
          <w:rPr>
            <w:rFonts w:ascii="Times New Roman" w:hAnsi="Times New Roman" w:cs="Times New Roman"/>
            <w:sz w:val="28"/>
            <w:szCs w:val="28"/>
          </w:rPr>
          <w:t>ecord in O2 to be with in 28 days after the records in O1</w:t>
        </w:r>
      </w:ins>
    </w:p>
    <w:p w14:paraId="437D1BC6" w14:textId="77777777" w:rsidR="00254258" w:rsidRDefault="00304EF3">
      <w:pPr>
        <w:spacing w:after="80" w:line="240" w:lineRule="auto"/>
        <w:rPr>
          <w:ins w:id="2594" w:author="Aarati AD" w:date="2023-04-20T22:36:00Z"/>
          <w:rFonts w:ascii="Times New Roman" w:hAnsi="Times New Roman" w:cs="Times New Roman"/>
          <w:sz w:val="28"/>
          <w:szCs w:val="28"/>
        </w:rPr>
      </w:pPr>
      <w:ins w:id="2595" w:author="Aarati AD" w:date="2023-04-18T09:36:00Z">
        <w:r>
          <w:rPr>
            <w:rFonts w:ascii="Times New Roman" w:hAnsi="Times New Roman" w:cs="Times New Roman"/>
            <w:b/>
            <w:bCs/>
            <w:sz w:val="28"/>
            <w:szCs w:val="28"/>
            <w:rPrChange w:id="2596" w:author="Aarati AD" w:date="2023-04-20T22:35:00Z">
              <w:rPr>
                <w:rFonts w:ascii="Times New Roman" w:hAnsi="Times New Roman" w:cs="Times New Roman"/>
                <w:sz w:val="28"/>
                <w:szCs w:val="28"/>
              </w:rPr>
            </w:rPrChange>
          </w:rPr>
          <w:t>Line7:</w:t>
        </w:r>
        <w:r>
          <w:rPr>
            <w:rFonts w:ascii="Times New Roman" w:hAnsi="Times New Roman" w:cs="Times New Roman"/>
            <w:sz w:val="28"/>
            <w:szCs w:val="28"/>
          </w:rPr>
          <w:t xml:space="preserve">  Joins table to itself</w:t>
        </w:r>
      </w:ins>
      <w:ins w:id="2597" w:author="Aarati AD" w:date="2023-04-18T09:40:00Z">
        <w:r>
          <w:rPr>
            <w:rFonts w:ascii="Times New Roman" w:hAnsi="Times New Roman" w:cs="Times New Roman"/>
            <w:sz w:val="28"/>
            <w:szCs w:val="28"/>
          </w:rPr>
          <w:t xml:space="preserve"> </w:t>
        </w:r>
      </w:ins>
      <w:ins w:id="2598" w:author="Aarati AD" w:date="2023-04-18T09:37:00Z">
        <w:r>
          <w:rPr>
            <w:rFonts w:ascii="Times New Roman" w:hAnsi="Times New Roman" w:cs="Times New Roman"/>
            <w:sz w:val="28"/>
            <w:szCs w:val="28"/>
          </w:rPr>
          <w:t>on account id</w:t>
        </w:r>
      </w:ins>
      <w:ins w:id="2599" w:author="Aarati AD" w:date="2023-04-20T22:49:00Z">
        <w:r>
          <w:rPr>
            <w:rFonts w:ascii="Times New Roman" w:hAnsi="Times New Roman" w:cs="Times New Roman"/>
            <w:sz w:val="28"/>
            <w:szCs w:val="28"/>
          </w:rPr>
          <w:t xml:space="preserve"> of table order </w:t>
        </w:r>
      </w:ins>
    </w:p>
    <w:p w14:paraId="319F6302" w14:textId="77777777" w:rsidR="00254258" w:rsidRDefault="00304EF3">
      <w:pPr>
        <w:spacing w:after="80" w:line="240" w:lineRule="auto"/>
        <w:rPr>
          <w:ins w:id="2600" w:author="Aarati AD" w:date="2023-04-20T22:36:00Z"/>
          <w:rFonts w:ascii="Times New Roman" w:hAnsi="Times New Roman" w:cs="Times New Roman"/>
          <w:sz w:val="28"/>
          <w:szCs w:val="28"/>
        </w:rPr>
      </w:pPr>
      <w:ins w:id="2601" w:author="Aarati AD" w:date="2023-04-18T09:39:00Z">
        <w:r>
          <w:rPr>
            <w:rFonts w:ascii="Times New Roman" w:hAnsi="Times New Roman" w:cs="Times New Roman"/>
            <w:b/>
            <w:bCs/>
            <w:sz w:val="28"/>
            <w:szCs w:val="28"/>
            <w:rPrChange w:id="2602" w:author="Aarati AD" w:date="2023-04-20T22:36:00Z">
              <w:rPr>
                <w:rFonts w:ascii="Times New Roman" w:hAnsi="Times New Roman" w:cs="Times New Roman"/>
                <w:sz w:val="28"/>
                <w:szCs w:val="28"/>
              </w:rPr>
            </w:rPrChange>
          </w:rPr>
          <w:t>Line10</w:t>
        </w:r>
      </w:ins>
      <w:ins w:id="2603" w:author="Aarati AD" w:date="2023-04-18T09:40:00Z">
        <w:r>
          <w:rPr>
            <w:rFonts w:ascii="Times New Roman" w:hAnsi="Times New Roman" w:cs="Times New Roman"/>
            <w:sz w:val="28"/>
            <w:szCs w:val="28"/>
          </w:rPr>
          <w:t xml:space="preserve">: </w:t>
        </w:r>
      </w:ins>
      <w:ins w:id="2604" w:author="Aarati AD" w:date="2023-04-18T09:42:00Z">
        <w:r>
          <w:rPr>
            <w:rFonts w:ascii="Times New Roman" w:hAnsi="Times New Roman" w:cs="Times New Roman"/>
            <w:sz w:val="28"/>
            <w:szCs w:val="28"/>
          </w:rPr>
          <w:t xml:space="preserve"> </w:t>
        </w:r>
      </w:ins>
      <w:ins w:id="2605" w:author="Aarati AD" w:date="2023-04-18T10:02:00Z">
        <w:r>
          <w:rPr>
            <w:rFonts w:ascii="Times New Roman" w:hAnsi="Times New Roman" w:cs="Times New Roman"/>
            <w:sz w:val="28"/>
            <w:szCs w:val="28"/>
          </w:rPr>
          <w:t>F</w:t>
        </w:r>
      </w:ins>
      <w:ins w:id="2606" w:author="Aarati AD" w:date="2023-04-18T09:43:00Z">
        <w:r>
          <w:rPr>
            <w:rFonts w:ascii="Times New Roman" w:hAnsi="Times New Roman" w:cs="Times New Roman"/>
            <w:sz w:val="28"/>
            <w:szCs w:val="28"/>
          </w:rPr>
          <w:t>inds</w:t>
        </w:r>
      </w:ins>
      <w:ins w:id="2607" w:author="Aarati AD" w:date="2023-04-18T09:42:00Z">
        <w:r>
          <w:rPr>
            <w:rFonts w:ascii="Times New Roman" w:hAnsi="Times New Roman" w:cs="Times New Roman"/>
            <w:sz w:val="28"/>
            <w:szCs w:val="28"/>
          </w:rPr>
          <w:t xml:space="preserve"> the order</w:t>
        </w:r>
      </w:ins>
      <w:ins w:id="2608" w:author="Aarati AD" w:date="2023-04-18T09:51:00Z">
        <w:r>
          <w:rPr>
            <w:rFonts w:ascii="Times New Roman" w:hAnsi="Times New Roman" w:cs="Times New Roman"/>
            <w:sz w:val="28"/>
            <w:szCs w:val="28"/>
          </w:rPr>
          <w:t>s</w:t>
        </w:r>
      </w:ins>
      <w:ins w:id="2609" w:author="Aarati AD" w:date="2023-04-18T09:42:00Z">
        <w:r>
          <w:rPr>
            <w:rFonts w:ascii="Times New Roman" w:hAnsi="Times New Roman" w:cs="Times New Roman"/>
            <w:sz w:val="28"/>
            <w:szCs w:val="28"/>
          </w:rPr>
          <w:t xml:space="preserve"> that happen after the original order is </w:t>
        </w:r>
      </w:ins>
      <w:ins w:id="2610" w:author="Aarati AD" w:date="2023-04-18T09:43:00Z">
        <w:r>
          <w:rPr>
            <w:rFonts w:ascii="Times New Roman" w:hAnsi="Times New Roman" w:cs="Times New Roman"/>
            <w:sz w:val="28"/>
            <w:szCs w:val="28"/>
          </w:rPr>
          <w:t>placed</w:t>
        </w:r>
      </w:ins>
      <w:ins w:id="2611" w:author="Aarati AD" w:date="2023-04-18T09:42:00Z">
        <w:r>
          <w:rPr>
            <w:rFonts w:ascii="Times New Roman" w:hAnsi="Times New Roman" w:cs="Times New Roman"/>
            <w:sz w:val="28"/>
            <w:szCs w:val="28"/>
          </w:rPr>
          <w:t>.</w:t>
        </w:r>
      </w:ins>
    </w:p>
    <w:p w14:paraId="4AA602AA" w14:textId="77777777" w:rsidR="00254258" w:rsidRDefault="00304EF3">
      <w:pPr>
        <w:spacing w:after="80" w:line="240" w:lineRule="auto"/>
        <w:rPr>
          <w:ins w:id="2612" w:author="Aarati AD" w:date="2023-04-20T22:36:00Z"/>
          <w:rFonts w:ascii="Times New Roman" w:hAnsi="Times New Roman" w:cs="Times New Roman"/>
          <w:sz w:val="28"/>
          <w:szCs w:val="28"/>
        </w:rPr>
      </w:pPr>
      <w:ins w:id="2613" w:author="Aarati AD" w:date="2023-04-18T09:42:00Z">
        <w:r>
          <w:rPr>
            <w:rFonts w:ascii="Times New Roman" w:hAnsi="Times New Roman" w:cs="Times New Roman"/>
            <w:sz w:val="28"/>
            <w:szCs w:val="28"/>
          </w:rPr>
          <w:t xml:space="preserve">i.e orders </w:t>
        </w:r>
      </w:ins>
      <w:ins w:id="2614" w:author="Aarati AD" w:date="2023-04-18T09:43:00Z">
        <w:r>
          <w:rPr>
            <w:rFonts w:ascii="Times New Roman" w:hAnsi="Times New Roman" w:cs="Times New Roman"/>
            <w:sz w:val="28"/>
            <w:szCs w:val="28"/>
          </w:rPr>
          <w:t xml:space="preserve">that happens after </w:t>
        </w:r>
      </w:ins>
      <w:ins w:id="2615" w:author="Aarati AD" w:date="2023-04-18T09:46:00Z">
        <w:r>
          <w:rPr>
            <w:rFonts w:ascii="Times New Roman" w:hAnsi="Times New Roman" w:cs="Times New Roman"/>
            <w:sz w:val="28"/>
            <w:szCs w:val="28"/>
          </w:rPr>
          <w:t xml:space="preserve">the </w:t>
        </w:r>
      </w:ins>
      <w:ins w:id="2616" w:author="Aarati AD" w:date="2023-04-18T09:43:00Z">
        <w:r>
          <w:rPr>
            <w:rFonts w:ascii="Times New Roman" w:hAnsi="Times New Roman" w:cs="Times New Roman"/>
            <w:sz w:val="28"/>
            <w:szCs w:val="28"/>
          </w:rPr>
          <w:t>O</w:t>
        </w:r>
      </w:ins>
      <w:ins w:id="2617" w:author="Aarati AD" w:date="2023-04-18T10:01:00Z">
        <w:r>
          <w:rPr>
            <w:rFonts w:ascii="Times New Roman" w:hAnsi="Times New Roman" w:cs="Times New Roman"/>
            <w:sz w:val="28"/>
            <w:szCs w:val="28"/>
          </w:rPr>
          <w:t>1</w:t>
        </w:r>
      </w:ins>
      <w:ins w:id="2618" w:author="Aarati AD" w:date="2023-04-18T09:43:00Z">
        <w:r>
          <w:rPr>
            <w:rFonts w:ascii="Times New Roman" w:hAnsi="Times New Roman" w:cs="Times New Roman"/>
            <w:sz w:val="28"/>
            <w:szCs w:val="28"/>
          </w:rPr>
          <w:t xml:space="preserve"> orders is placed</w:t>
        </w:r>
      </w:ins>
      <w:ins w:id="2619" w:author="Aarati AD" w:date="2023-04-18T09:45:00Z">
        <w:r>
          <w:rPr>
            <w:rFonts w:ascii="Times New Roman" w:hAnsi="Times New Roman" w:cs="Times New Roman"/>
            <w:sz w:val="28"/>
            <w:szCs w:val="28"/>
          </w:rPr>
          <w:t xml:space="preserve">. </w:t>
        </w:r>
      </w:ins>
      <w:ins w:id="2620" w:author="Aarati AD" w:date="2023-04-18T10:03:00Z">
        <w:r>
          <w:rPr>
            <w:rFonts w:ascii="Times New Roman" w:hAnsi="Times New Roman" w:cs="Times New Roman"/>
            <w:sz w:val="28"/>
            <w:szCs w:val="28"/>
          </w:rPr>
          <w:t xml:space="preserve">Suppose </w:t>
        </w:r>
      </w:ins>
      <w:ins w:id="2621" w:author="Aarati AD" w:date="2023-04-18T09:45:00Z">
        <w:r>
          <w:rPr>
            <w:rFonts w:ascii="Times New Roman" w:hAnsi="Times New Roman" w:cs="Times New Roman"/>
            <w:sz w:val="28"/>
            <w:szCs w:val="28"/>
          </w:rPr>
          <w:t>Taking an order from O</w:t>
        </w:r>
      </w:ins>
      <w:ins w:id="2622" w:author="Aarati AD" w:date="2023-04-18T10:01:00Z">
        <w:r>
          <w:rPr>
            <w:rFonts w:ascii="Times New Roman" w:hAnsi="Times New Roman" w:cs="Times New Roman"/>
            <w:sz w:val="28"/>
            <w:szCs w:val="28"/>
          </w:rPr>
          <w:t>1</w:t>
        </w:r>
      </w:ins>
      <w:ins w:id="2623" w:author="Aarati AD" w:date="2023-04-18T09:45:00Z">
        <w:r>
          <w:rPr>
            <w:rFonts w:ascii="Times New Roman" w:hAnsi="Times New Roman" w:cs="Times New Roman"/>
            <w:sz w:val="28"/>
            <w:szCs w:val="28"/>
          </w:rPr>
          <w:t xml:space="preserve"> table and finding the orders that happen</w:t>
        </w:r>
      </w:ins>
      <w:ins w:id="2624" w:author="Aarati AD" w:date="2023-04-18T09:46:00Z">
        <w:r>
          <w:rPr>
            <w:rFonts w:ascii="Times New Roman" w:hAnsi="Times New Roman" w:cs="Times New Roman"/>
            <w:sz w:val="28"/>
            <w:szCs w:val="28"/>
          </w:rPr>
          <w:t xml:space="preserve">s </w:t>
        </w:r>
      </w:ins>
      <w:ins w:id="2625" w:author="Aarati AD" w:date="2023-04-18T09:45:00Z">
        <w:r>
          <w:rPr>
            <w:rFonts w:ascii="Times New Roman" w:hAnsi="Times New Roman" w:cs="Times New Roman"/>
            <w:sz w:val="28"/>
            <w:szCs w:val="28"/>
          </w:rPr>
          <w:t xml:space="preserve">after </w:t>
        </w:r>
      </w:ins>
      <w:ins w:id="2626" w:author="Aarati AD" w:date="2023-04-18T09:46:00Z">
        <w:r>
          <w:rPr>
            <w:rFonts w:ascii="Times New Roman" w:hAnsi="Times New Roman" w:cs="Times New Roman"/>
            <w:sz w:val="28"/>
            <w:szCs w:val="28"/>
          </w:rPr>
          <w:t xml:space="preserve">that </w:t>
        </w:r>
      </w:ins>
      <w:ins w:id="2627" w:author="Aarati AD" w:date="2023-04-18T09:45:00Z">
        <w:r>
          <w:rPr>
            <w:rFonts w:ascii="Times New Roman" w:hAnsi="Times New Roman" w:cs="Times New Roman"/>
            <w:sz w:val="28"/>
            <w:szCs w:val="28"/>
          </w:rPr>
          <w:t>O</w:t>
        </w:r>
      </w:ins>
      <w:ins w:id="2628" w:author="Aarati AD" w:date="2023-04-18T10:01:00Z">
        <w:r>
          <w:rPr>
            <w:rFonts w:ascii="Times New Roman" w:hAnsi="Times New Roman" w:cs="Times New Roman"/>
            <w:sz w:val="28"/>
            <w:szCs w:val="28"/>
          </w:rPr>
          <w:t>1</w:t>
        </w:r>
      </w:ins>
      <w:ins w:id="2629" w:author="Aarati AD" w:date="2023-04-18T09:45:00Z">
        <w:r>
          <w:rPr>
            <w:rFonts w:ascii="Times New Roman" w:hAnsi="Times New Roman" w:cs="Times New Roman"/>
            <w:sz w:val="28"/>
            <w:szCs w:val="28"/>
          </w:rPr>
          <w:t xml:space="preserve"> table</w:t>
        </w:r>
      </w:ins>
      <w:ins w:id="2630" w:author="Aarati AD" w:date="2023-04-18T09:46:00Z">
        <w:r>
          <w:rPr>
            <w:rFonts w:ascii="Times New Roman" w:hAnsi="Times New Roman" w:cs="Times New Roman"/>
            <w:sz w:val="28"/>
            <w:szCs w:val="28"/>
          </w:rPr>
          <w:t xml:space="preserve"> order</w:t>
        </w:r>
      </w:ins>
      <w:ins w:id="2631" w:author="Aarati AD" w:date="2023-04-18T09:45:00Z">
        <w:r>
          <w:rPr>
            <w:rFonts w:ascii="Times New Roman" w:hAnsi="Times New Roman" w:cs="Times New Roman"/>
            <w:sz w:val="28"/>
            <w:szCs w:val="28"/>
          </w:rPr>
          <w:t xml:space="preserve"> in O</w:t>
        </w:r>
      </w:ins>
      <w:ins w:id="2632" w:author="Aarati AD" w:date="2023-04-18T10:01:00Z">
        <w:r>
          <w:rPr>
            <w:rFonts w:ascii="Times New Roman" w:hAnsi="Times New Roman" w:cs="Times New Roman"/>
            <w:sz w:val="28"/>
            <w:szCs w:val="28"/>
          </w:rPr>
          <w:t>2</w:t>
        </w:r>
      </w:ins>
      <w:ins w:id="2633" w:author="Aarati AD" w:date="2023-04-18T09:45:00Z">
        <w:r>
          <w:rPr>
            <w:rFonts w:ascii="Times New Roman" w:hAnsi="Times New Roman" w:cs="Times New Roman"/>
            <w:sz w:val="28"/>
            <w:szCs w:val="28"/>
          </w:rPr>
          <w:t xml:space="preserve"> Table</w:t>
        </w:r>
      </w:ins>
      <w:ins w:id="2634" w:author="Aarati AD" w:date="2023-04-20T22:33:00Z">
        <w:r>
          <w:rPr>
            <w:rFonts w:ascii="Times New Roman" w:hAnsi="Times New Roman" w:cs="Times New Roman"/>
            <w:sz w:val="28"/>
            <w:szCs w:val="28"/>
          </w:rPr>
          <w:t xml:space="preserve"> </w:t>
        </w:r>
      </w:ins>
      <w:ins w:id="2635" w:author="Aarati AD" w:date="2023-04-20T22:32:00Z">
        <w:r>
          <w:rPr>
            <w:rFonts w:ascii="Times New Roman" w:hAnsi="Times New Roman" w:cs="Times New Roman"/>
            <w:sz w:val="28"/>
            <w:szCs w:val="28"/>
          </w:rPr>
          <w:t>(made by same id</w:t>
        </w:r>
      </w:ins>
      <w:ins w:id="2636" w:author="Aarati AD" w:date="2023-04-20T22:37:00Z">
        <w:r>
          <w:rPr>
            <w:rFonts w:ascii="Times New Roman" w:hAnsi="Times New Roman" w:cs="Times New Roman"/>
            <w:sz w:val="28"/>
            <w:szCs w:val="28"/>
          </w:rPr>
          <w:t xml:space="preserve"> since table is join ON O1.account_id = O2.account_id</w:t>
        </w:r>
      </w:ins>
      <w:ins w:id="2637" w:author="Aarati AD" w:date="2023-04-20T22:32:00Z">
        <w:r>
          <w:rPr>
            <w:rFonts w:ascii="Times New Roman" w:hAnsi="Times New Roman" w:cs="Times New Roman"/>
            <w:sz w:val="28"/>
            <w:szCs w:val="28"/>
          </w:rPr>
          <w:t>)</w:t>
        </w:r>
      </w:ins>
      <w:ins w:id="2638" w:author="Aarati AD" w:date="2023-04-18T09:45:00Z">
        <w:r>
          <w:rPr>
            <w:rFonts w:ascii="Times New Roman" w:hAnsi="Times New Roman" w:cs="Times New Roman"/>
            <w:sz w:val="28"/>
            <w:szCs w:val="28"/>
          </w:rPr>
          <w:t>.</w:t>
        </w:r>
      </w:ins>
    </w:p>
    <w:p w14:paraId="5DC123C6" w14:textId="77777777" w:rsidR="00254258" w:rsidRDefault="00304EF3">
      <w:pPr>
        <w:spacing w:after="80" w:line="240" w:lineRule="auto"/>
        <w:rPr>
          <w:ins w:id="2639" w:author="Aarati AD" w:date="2023-04-20T22:50:00Z"/>
          <w:rFonts w:ascii="Times New Roman" w:hAnsi="Times New Roman" w:cs="Times New Roman"/>
          <w:sz w:val="28"/>
          <w:szCs w:val="28"/>
        </w:rPr>
      </w:pPr>
      <w:ins w:id="2640" w:author="Aarati AD" w:date="2023-04-18T09:37:00Z">
        <w:r>
          <w:rPr>
            <w:rFonts w:ascii="Times New Roman" w:hAnsi="Times New Roman" w:cs="Times New Roman"/>
            <w:b/>
            <w:bCs/>
            <w:sz w:val="28"/>
            <w:szCs w:val="28"/>
            <w:rPrChange w:id="2641" w:author="Aarati AD" w:date="2023-04-20T22:36:00Z">
              <w:rPr>
                <w:rFonts w:ascii="Times New Roman" w:hAnsi="Times New Roman" w:cs="Times New Roman"/>
                <w:sz w:val="28"/>
                <w:szCs w:val="28"/>
              </w:rPr>
            </w:rPrChange>
          </w:rPr>
          <w:t>Line11</w:t>
        </w:r>
        <w:r>
          <w:rPr>
            <w:rFonts w:ascii="Times New Roman" w:hAnsi="Times New Roman" w:cs="Times New Roman"/>
            <w:sz w:val="28"/>
            <w:szCs w:val="28"/>
          </w:rPr>
          <w:t xml:space="preserve">: </w:t>
        </w:r>
      </w:ins>
      <w:ins w:id="2642" w:author="Aarati AD" w:date="2023-04-18T09:47:00Z">
        <w:r>
          <w:rPr>
            <w:rFonts w:ascii="Times New Roman" w:hAnsi="Times New Roman" w:cs="Times New Roman"/>
            <w:sz w:val="28"/>
            <w:szCs w:val="28"/>
          </w:rPr>
          <w:t xml:space="preserve"> </w:t>
        </w:r>
      </w:ins>
      <w:ins w:id="2643" w:author="Aarati AD" w:date="2023-04-18T09:50:00Z">
        <w:r>
          <w:rPr>
            <w:rFonts w:ascii="Times New Roman" w:hAnsi="Times New Roman" w:cs="Times New Roman"/>
            <w:sz w:val="28"/>
            <w:szCs w:val="28"/>
          </w:rPr>
          <w:t>Now fr</w:t>
        </w:r>
      </w:ins>
      <w:ins w:id="2644" w:author="Aarati AD" w:date="2023-04-18T10:02:00Z">
        <w:r>
          <w:rPr>
            <w:rFonts w:ascii="Times New Roman" w:hAnsi="Times New Roman" w:cs="Times New Roman"/>
            <w:sz w:val="28"/>
            <w:szCs w:val="28"/>
          </w:rPr>
          <w:t>o</w:t>
        </w:r>
      </w:ins>
      <w:ins w:id="2645" w:author="Aarati AD" w:date="2023-04-18T09:50:00Z">
        <w:r>
          <w:rPr>
            <w:rFonts w:ascii="Times New Roman" w:hAnsi="Times New Roman" w:cs="Times New Roman"/>
            <w:sz w:val="28"/>
            <w:szCs w:val="28"/>
          </w:rPr>
          <w:t xml:space="preserve">m the </w:t>
        </w:r>
      </w:ins>
      <w:ins w:id="2646" w:author="Aarati AD" w:date="2023-04-18T09:51:00Z">
        <w:r>
          <w:rPr>
            <w:rFonts w:ascii="Times New Roman" w:hAnsi="Times New Roman" w:cs="Times New Roman"/>
            <w:sz w:val="28"/>
            <w:szCs w:val="28"/>
          </w:rPr>
          <w:t>above</w:t>
        </w:r>
      </w:ins>
      <w:ins w:id="2647" w:author="Aarati AD" w:date="2023-04-18T10:04:00Z">
        <w:r>
          <w:rPr>
            <w:rFonts w:ascii="Times New Roman" w:hAnsi="Times New Roman" w:cs="Times New Roman"/>
            <w:sz w:val="28"/>
            <w:szCs w:val="28"/>
          </w:rPr>
          <w:t xml:space="preserve"> filtered</w:t>
        </w:r>
      </w:ins>
      <w:ins w:id="2648" w:author="Aarati AD" w:date="2023-04-18T09:51:00Z">
        <w:r>
          <w:rPr>
            <w:rFonts w:ascii="Times New Roman" w:hAnsi="Times New Roman" w:cs="Times New Roman"/>
            <w:sz w:val="28"/>
            <w:szCs w:val="28"/>
          </w:rPr>
          <w:t xml:space="preserve"> table we find </w:t>
        </w:r>
      </w:ins>
      <w:ins w:id="2649" w:author="Aarati AD" w:date="2023-04-18T09:53:00Z">
        <w:r>
          <w:rPr>
            <w:rFonts w:ascii="Times New Roman" w:hAnsi="Times New Roman" w:cs="Times New Roman"/>
            <w:sz w:val="28"/>
            <w:szCs w:val="28"/>
          </w:rPr>
          <w:t>orders in O2 to be with in the 28 days of orders in O1</w:t>
        </w:r>
      </w:ins>
      <w:ins w:id="2650" w:author="Aarati AD" w:date="2023-04-20T22:28:00Z">
        <w:r>
          <w:rPr>
            <w:rFonts w:ascii="Times New Roman" w:hAnsi="Times New Roman" w:cs="Times New Roman"/>
            <w:sz w:val="28"/>
            <w:szCs w:val="28"/>
          </w:rPr>
          <w:t xml:space="preserve"> made by same id. </w:t>
        </w:r>
      </w:ins>
    </w:p>
    <w:p w14:paraId="558651F9" w14:textId="77777777" w:rsidR="00254258" w:rsidRPr="00254258" w:rsidRDefault="00254258">
      <w:pPr>
        <w:spacing w:after="80" w:line="240" w:lineRule="auto"/>
        <w:rPr>
          <w:ins w:id="2651" w:author="Aarati AD" w:date="2023-04-20T22:38:00Z"/>
          <w:rFonts w:ascii="Times New Roman" w:hAnsi="Times New Roman" w:cs="Times New Roman"/>
          <w:sz w:val="28"/>
          <w:szCs w:val="28"/>
          <w:rPrChange w:id="2652" w:author="Aarati AD" w:date="2023-04-20T22:50:00Z">
            <w:rPr>
              <w:ins w:id="2653" w:author="Aarati AD" w:date="2023-04-20T22:38:00Z"/>
              <w:rFonts w:ascii="Times New Roman" w:hAnsi="Times New Roman" w:cs="Times New Roman"/>
              <w:sz w:val="24"/>
              <w:szCs w:val="24"/>
            </w:rPr>
          </w:rPrChange>
        </w:rPr>
      </w:pPr>
    </w:p>
    <w:p w14:paraId="1D039EA4" w14:textId="77777777" w:rsidR="00254258" w:rsidRDefault="00304EF3">
      <w:pPr>
        <w:spacing w:after="80" w:line="240" w:lineRule="auto"/>
        <w:rPr>
          <w:ins w:id="2654" w:author="Aarati AD" w:date="2023-04-20T22:38:00Z"/>
          <w:rFonts w:ascii="Times New Roman" w:hAnsi="Times New Roman" w:cs="Times New Roman"/>
          <w:sz w:val="28"/>
          <w:szCs w:val="28"/>
        </w:rPr>
      </w:pPr>
      <w:ins w:id="2655" w:author="Aarati AD" w:date="2023-04-20T22:38:00Z">
        <w:r>
          <w:rPr>
            <w:rFonts w:ascii="Times New Roman" w:hAnsi="Times New Roman" w:cs="Times New Roman"/>
            <w:sz w:val="28"/>
            <w:szCs w:val="28"/>
            <w:rPrChange w:id="2656" w:author="Aarati AD" w:date="2023-04-20T22:38:00Z">
              <w:rPr>
                <w:rFonts w:ascii="Times New Roman" w:hAnsi="Times New Roman" w:cs="Times New Roman"/>
                <w:sz w:val="24"/>
                <w:szCs w:val="24"/>
              </w:rPr>
            </w:rPrChange>
          </w:rPr>
          <w:t xml:space="preserve">Source: </w:t>
        </w:r>
      </w:ins>
      <w:r>
        <w:fldChar w:fldCharType="begin"/>
      </w:r>
      <w:r>
        <w:instrText xml:space="preserve"> HYPERLINK "https://learnsql.com/blog/illustrated-guide-sql-non-equi-join/" </w:instrText>
      </w:r>
      <w:r>
        <w:fldChar w:fldCharType="separate"/>
      </w:r>
      <w:ins w:id="2657" w:author="Aarati AD" w:date="2023-04-20T22:38:00Z">
        <w:r>
          <w:rPr>
            <w:rStyle w:val="Hyperlink"/>
            <w:rFonts w:ascii="Times New Roman" w:hAnsi="Times New Roman" w:cs="Times New Roman"/>
            <w:sz w:val="28"/>
            <w:szCs w:val="28"/>
          </w:rPr>
          <w:t>https://learnsql.com/blog/illustrated-guide-sql-non-equi-join/</w:t>
        </w:r>
      </w:ins>
      <w:r>
        <w:fldChar w:fldCharType="end"/>
      </w:r>
    </w:p>
    <w:p w14:paraId="2EE9C39C" w14:textId="77777777" w:rsidR="00254258" w:rsidRDefault="00304EF3">
      <w:pPr>
        <w:spacing w:after="80" w:line="240" w:lineRule="auto"/>
        <w:rPr>
          <w:ins w:id="2658" w:author="Aarati AD" w:date="2023-04-20T22:39:00Z"/>
          <w:rFonts w:ascii="Times New Roman" w:hAnsi="Times New Roman" w:cs="Times New Roman"/>
          <w:sz w:val="28"/>
          <w:szCs w:val="28"/>
        </w:rPr>
      </w:pPr>
      <w:ins w:id="2659" w:author="Aarati AD" w:date="2023-04-20T22:39:00Z">
        <w:r>
          <w:rPr>
            <w:rFonts w:ascii="Times New Roman" w:hAnsi="Times New Roman" w:cs="Times New Roman"/>
            <w:sz w:val="28"/>
            <w:szCs w:val="28"/>
          </w:rPr>
          <w:t xml:space="preserve">             </w:t>
        </w:r>
      </w:ins>
      <w:r>
        <w:fldChar w:fldCharType="begin"/>
      </w:r>
      <w:r>
        <w:instrText xml:space="preserve"> HYPERLINK "https://learnsql.com/blog/sql-non-equi-joins-examples/" </w:instrText>
      </w:r>
      <w:r>
        <w:fldChar w:fldCharType="separate"/>
      </w:r>
      <w:ins w:id="2660" w:author="Aarati AD" w:date="2023-04-20T22:39:00Z">
        <w:r>
          <w:rPr>
            <w:rStyle w:val="Hyperlink"/>
            <w:rFonts w:ascii="Times New Roman" w:hAnsi="Times New Roman" w:cs="Times New Roman"/>
            <w:sz w:val="28"/>
            <w:szCs w:val="28"/>
          </w:rPr>
          <w:t>https://learnsql.com/blog/sql-non-equi-joins-examples/</w:t>
        </w:r>
      </w:ins>
      <w:r>
        <w:fldChar w:fldCharType="end"/>
      </w:r>
      <w:ins w:id="2661" w:author="Aarati AD" w:date="2023-04-20T22:39:00Z">
        <w:r>
          <w:rPr>
            <w:rFonts w:ascii="Times New Roman" w:hAnsi="Times New Roman" w:cs="Times New Roman"/>
            <w:sz w:val="28"/>
            <w:szCs w:val="28"/>
          </w:rPr>
          <w:t xml:space="preserve"> </w:t>
        </w:r>
      </w:ins>
    </w:p>
    <w:p w14:paraId="5901FCD4" w14:textId="77777777" w:rsidR="00254258" w:rsidRDefault="00254258">
      <w:pPr>
        <w:spacing w:after="80" w:line="240" w:lineRule="auto"/>
        <w:rPr>
          <w:ins w:id="2662" w:author="Aarati AD" w:date="2023-04-20T22:39:00Z"/>
          <w:rFonts w:ascii="Times New Roman" w:hAnsi="Times New Roman" w:cs="Times New Roman"/>
          <w:sz w:val="28"/>
          <w:szCs w:val="28"/>
        </w:rPr>
      </w:pPr>
    </w:p>
    <w:p w14:paraId="3C4D43F5" w14:textId="77777777" w:rsidR="00254258" w:rsidRPr="00254258" w:rsidRDefault="00254258">
      <w:pPr>
        <w:spacing w:after="80" w:line="240" w:lineRule="auto"/>
        <w:rPr>
          <w:ins w:id="2663" w:author="Aarati AD" w:date="2023-04-14T20:45:00Z"/>
          <w:rFonts w:ascii="Times New Roman" w:hAnsi="Times New Roman" w:cs="Times New Roman"/>
          <w:sz w:val="32"/>
          <w:szCs w:val="32"/>
          <w:rPrChange w:id="2664" w:author="Aarati AD" w:date="2023-04-20T22:38:00Z">
            <w:rPr>
              <w:ins w:id="2665" w:author="Aarati AD" w:date="2023-04-14T20:45:00Z"/>
              <w:rFonts w:ascii="Times New Roman" w:hAnsi="Times New Roman" w:cs="Times New Roman"/>
              <w:b/>
              <w:bCs/>
              <w:sz w:val="36"/>
              <w:szCs w:val="36"/>
            </w:rPr>
          </w:rPrChange>
        </w:rPr>
      </w:pPr>
    </w:p>
    <w:p w14:paraId="7B34D9E7" w14:textId="77777777" w:rsidR="00254258" w:rsidRPr="00254258" w:rsidRDefault="00254258">
      <w:pPr>
        <w:spacing w:after="80" w:line="240" w:lineRule="auto"/>
        <w:rPr>
          <w:ins w:id="2666" w:author="Aarati AD" w:date="2023-04-14T18:32:00Z"/>
          <w:rFonts w:ascii="Times New Roman" w:hAnsi="Times New Roman" w:cs="Times New Roman"/>
          <w:b/>
          <w:bCs/>
          <w:sz w:val="36"/>
          <w:szCs w:val="36"/>
          <w:rPrChange w:id="2667" w:author="Aarati AD" w:date="2023-04-14T18:33:00Z">
            <w:rPr>
              <w:ins w:id="2668" w:author="Aarati AD" w:date="2023-04-14T18:32:00Z"/>
              <w:rFonts w:ascii="Times New Roman" w:hAnsi="Times New Roman" w:cs="Times New Roman"/>
              <w:sz w:val="28"/>
              <w:szCs w:val="28"/>
            </w:rPr>
          </w:rPrChange>
        </w:rPr>
      </w:pPr>
    </w:p>
    <w:p w14:paraId="35987332" w14:textId="77777777" w:rsidR="00254258" w:rsidRDefault="00254258">
      <w:pPr>
        <w:spacing w:after="80" w:line="240" w:lineRule="auto"/>
        <w:rPr>
          <w:ins w:id="2669" w:author="Aarati AD" w:date="2023-04-14T18:32:00Z"/>
          <w:rFonts w:ascii="Times New Roman" w:hAnsi="Times New Roman" w:cs="Times New Roman"/>
          <w:sz w:val="28"/>
          <w:szCs w:val="28"/>
        </w:rPr>
      </w:pPr>
    </w:p>
    <w:p w14:paraId="34881DCE" w14:textId="77777777" w:rsidR="00254258" w:rsidRDefault="00254258">
      <w:pPr>
        <w:spacing w:after="80" w:line="240" w:lineRule="auto"/>
        <w:rPr>
          <w:ins w:id="2670" w:author="Aarati AD" w:date="2023-04-14T18:18:00Z"/>
          <w:rFonts w:ascii="Times New Roman" w:hAnsi="Times New Roman" w:cs="Times New Roman"/>
          <w:sz w:val="28"/>
          <w:szCs w:val="28"/>
        </w:rPr>
      </w:pPr>
    </w:p>
    <w:p w14:paraId="64EC3D1A" w14:textId="77777777" w:rsidR="00254258" w:rsidRPr="00254258" w:rsidRDefault="00254258" w:rsidP="00254258">
      <w:pPr>
        <w:spacing w:after="80" w:line="240" w:lineRule="auto"/>
        <w:rPr>
          <w:rFonts w:ascii="Times New Roman" w:hAnsi="Times New Roman" w:cs="Times New Roman"/>
          <w:sz w:val="28"/>
          <w:szCs w:val="28"/>
          <w:rPrChange w:id="2671" w:author="Aarati AD" w:date="2023-04-14T18:17:00Z">
            <w:rPr>
              <w:rFonts w:ascii="Times New Roman" w:hAnsi="Times New Roman" w:cs="Times New Roman"/>
              <w:sz w:val="24"/>
              <w:szCs w:val="24"/>
            </w:rPr>
          </w:rPrChange>
        </w:rPr>
        <w:pPrChange w:id="2672" w:author="Aarati AD" w:date="2023-04-14T16:42:00Z">
          <w:pPr/>
        </w:pPrChange>
      </w:pPr>
    </w:p>
    <w:sectPr w:rsidR="00254258" w:rsidRPr="00254258">
      <w:footerReference w:type="default" r:id="rId2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15" w:author="Aarati AD" w:date="2023-03-17T14:45:00Z" w:initials="AA">
    <w:p w14:paraId="5CCF4089" w14:textId="77777777" w:rsidR="00304EF3" w:rsidRDefault="00304EF3">
      <w:pPr>
        <w:pStyle w:val="CommentText"/>
      </w:pPr>
      <w:r>
        <w:t>T2 table</w:t>
      </w:r>
    </w:p>
    <w:p w14:paraId="15EBB9E3" w14:textId="77777777" w:rsidR="00304EF3" w:rsidRDefault="00304EF3">
      <w:pPr>
        <w:pStyle w:val="CommentText"/>
      </w:pPr>
    </w:p>
  </w:comment>
  <w:comment w:id="1349" w:author="Aarati AD" w:date="2023-03-17T14:45:00Z" w:initials="AA">
    <w:p w14:paraId="0F470572" w14:textId="77777777" w:rsidR="00304EF3" w:rsidRDefault="00304EF3">
      <w:pPr>
        <w:pStyle w:val="CommentText"/>
      </w:pPr>
      <w:r>
        <w:t>T2 table</w:t>
      </w:r>
    </w:p>
    <w:p w14:paraId="32A8A0EF" w14:textId="77777777" w:rsidR="00304EF3" w:rsidRDefault="00304EF3">
      <w:pPr>
        <w:pStyle w:val="CommentText"/>
      </w:pPr>
    </w:p>
  </w:comment>
  <w:comment w:id="1376" w:author="Aarati AD" w:date="2023-03-28T19:49:00Z" w:initials="AA">
    <w:p w14:paraId="0A32C559" w14:textId="77777777" w:rsidR="00304EF3" w:rsidRDefault="00304EF3">
      <w:pPr>
        <w:pStyle w:val="CommentText"/>
      </w:pPr>
      <w:r>
        <w:t xml:space="preserve">Why this does not work ? because  The inner query does not return the r.name it need column names return by the outer query.  </w:t>
      </w:r>
    </w:p>
  </w:comment>
  <w:comment w:id="1573" w:author="Aarati AD" w:date="2023-03-29T22:17:00Z" w:initials="AA">
    <w:p w14:paraId="58C9969C" w14:textId="77777777" w:rsidR="00304EF3" w:rsidRDefault="00304EF3">
      <w:pPr>
        <w:pStyle w:val="CommentText"/>
      </w:pPr>
      <w:r>
        <w:t xml:space="preserve">This will return the largest item in the account. </w:t>
      </w:r>
    </w:p>
    <w:p w14:paraId="48A3D01D" w14:textId="77777777" w:rsidR="00304EF3" w:rsidRDefault="00304EF3">
      <w:pPr>
        <w:pStyle w:val="CommentText"/>
      </w:pPr>
    </w:p>
  </w:comment>
  <w:comment w:id="1592" w:author="Aarati AD" w:date="2023-03-29T22:18:00Z" w:initials="AA">
    <w:p w14:paraId="4F73C286" w14:textId="77777777" w:rsidR="00304EF3" w:rsidRDefault="00304EF3">
      <w:pPr>
        <w:pStyle w:val="CommentText"/>
      </w:pPr>
      <w:r>
        <w:rPr>
          <w:rStyle w:val="CommentReference"/>
        </w:rPr>
        <w:t>This makes the group of each channel through web events  count number in each group</w:t>
      </w:r>
    </w:p>
  </w:comment>
  <w:comment w:id="1609" w:author="Aarati AD" w:date="2023-03-29T22:19:00Z" w:initials="AA">
    <w:p w14:paraId="26FA6E4A" w14:textId="77777777" w:rsidR="00304EF3" w:rsidRDefault="00304EF3">
      <w:pPr>
        <w:pStyle w:val="CommentText"/>
      </w:pPr>
      <w:r>
        <w:t xml:space="preserve">This will gives the shown result because. </w:t>
      </w:r>
    </w:p>
  </w:comment>
  <w:comment w:id="2154" w:author="Aarati AD" w:date="2023-04-11T15:21:00Z" w:initials="AA">
    <w:p w14:paraId="7065DE07" w14:textId="77777777" w:rsidR="00304EF3" w:rsidRDefault="00304EF3">
      <w:pPr>
        <w:pStyle w:val="CommentText"/>
      </w:pPr>
      <w:r>
        <w:t xml:space="preserve">Using it in here </w:t>
      </w:r>
    </w:p>
    <w:p w14:paraId="0F03A7E2" w14:textId="77777777" w:rsidR="00304EF3" w:rsidRDefault="00304EF3">
      <w:pPr>
        <w:pStyle w:val="CommentText"/>
      </w:pPr>
    </w:p>
  </w:comment>
  <w:comment w:id="2173" w:author="Aarati AD" w:date="2023-04-11T15:20:00Z" w:initials="AA">
    <w:p w14:paraId="1A4C4DF7" w14:textId="77777777" w:rsidR="00304EF3" w:rsidRDefault="00304EF3">
      <w:pPr>
        <w:pStyle w:val="CommentText"/>
      </w:pPr>
      <w:r>
        <w:t xml:space="preserve">Creating Alias </w:t>
      </w:r>
    </w:p>
    <w:p w14:paraId="7C57AD6E" w14:textId="77777777" w:rsidR="00304EF3" w:rsidRDefault="00304EF3">
      <w:pPr>
        <w:pStyle w:val="CommentText"/>
      </w:pPr>
    </w:p>
  </w:comment>
  <w:comment w:id="2412" w:author="Aarati AD" w:date="2023-04-14T17:31:00Z" w:initials="AA">
    <w:p w14:paraId="4AA557B6" w14:textId="77777777" w:rsidR="00304EF3" w:rsidRDefault="00304EF3">
      <w:pPr>
        <w:pStyle w:val="CommentText"/>
      </w:pPr>
      <w:r>
        <w: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EBB9E3" w15:done="0"/>
  <w15:commentEx w15:paraId="32A8A0EF" w15:done="0"/>
  <w15:commentEx w15:paraId="0A32C559" w15:done="0"/>
  <w15:commentEx w15:paraId="48A3D01D" w15:done="0"/>
  <w15:commentEx w15:paraId="4F73C286" w15:done="0"/>
  <w15:commentEx w15:paraId="26FA6E4A" w15:done="0"/>
  <w15:commentEx w15:paraId="0F03A7E2" w15:done="0"/>
  <w15:commentEx w15:paraId="7C57AD6E" w15:done="0"/>
  <w15:commentEx w15:paraId="4AA55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EFB7C" w16cex:dateUtc="2023-03-17T19:45:00Z"/>
  <w16cex:commentExtensible w16cex:durableId="27CDC10A" w16cex:dateUtc="2023-03-17T19:45:00Z"/>
  <w16cex:commentExtensible w16cex:durableId="27CDC34B" w16cex:dateUtc="2023-03-29T00:49:00Z"/>
  <w16cex:commentExtensible w16cex:durableId="27CF376E" w16cex:dateUtc="2023-03-30T03:17:00Z"/>
  <w16cex:commentExtensible w16cex:durableId="27CF37A9" w16cex:dateUtc="2023-03-30T03:18:00Z"/>
  <w16cex:commentExtensible w16cex:durableId="27CF37E5" w16cex:dateUtc="2023-03-30T03:19:00Z"/>
  <w16cex:commentExtensible w16cex:durableId="27DFF977" w16cex:dateUtc="2023-04-11T20:21:00Z"/>
  <w16cex:commentExtensible w16cex:durableId="27DFF959" w16cex:dateUtc="2023-04-11T20:20:00Z"/>
  <w16cex:commentExtensible w16cex:durableId="27E40C79" w16cex:dateUtc="2023-04-14T2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EBB9E3" w16cid:durableId="28B3FA07"/>
  <w16cid:commentId w16cid:paraId="32A8A0EF" w16cid:durableId="28B3FA08"/>
  <w16cid:commentId w16cid:paraId="0A32C559" w16cid:durableId="28B3FA09"/>
  <w16cid:commentId w16cid:paraId="48A3D01D" w16cid:durableId="28B3FA0A"/>
  <w16cid:commentId w16cid:paraId="4F73C286" w16cid:durableId="28B3FA0B"/>
  <w16cid:commentId w16cid:paraId="26FA6E4A" w16cid:durableId="28B3FA0C"/>
  <w16cid:commentId w16cid:paraId="0F03A7E2" w16cid:durableId="28B3FA0D"/>
  <w16cid:commentId w16cid:paraId="7C57AD6E" w16cid:durableId="28B3FA0E"/>
  <w16cid:commentId w16cid:paraId="4AA557B6" w16cid:durableId="28B3FA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EF61F" w14:textId="77777777" w:rsidR="00BA4627" w:rsidRDefault="00BA4627">
      <w:pPr>
        <w:spacing w:after="0" w:line="240" w:lineRule="auto"/>
      </w:pPr>
      <w:r>
        <w:separator/>
      </w:r>
    </w:p>
  </w:endnote>
  <w:endnote w:type="continuationSeparator" w:id="0">
    <w:p w14:paraId="7B441E4E" w14:textId="77777777" w:rsidR="00BA4627" w:rsidRDefault="00BA4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00000000"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chakra-fonts-mono)">
    <w:altName w:val="Cambria"/>
    <w:panose1 w:val="00000000000000000000"/>
    <w:charset w:val="00"/>
    <w:family w:val="roman"/>
    <w:notTrueType/>
    <w:pitch w:val="default"/>
  </w:font>
  <w:font w:name="Roboto">
    <w:charset w:val="00"/>
    <w:family w:val="auto"/>
    <w:pitch w:val="variable"/>
    <w:sig w:usb0="00000000" w:usb1="5000217F" w:usb2="00000021" w:usb3="00000000" w:csb0="0000019F" w:csb1="00000000"/>
  </w:font>
  <w:font w:name="var(--chakra-fonts-headin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5F4AB" w14:textId="77777777" w:rsidR="00304EF3" w:rsidRDefault="00304EF3">
    <w:pPr>
      <w:pStyle w:val="Footer"/>
      <w:rPr>
        <w:ins w:id="2673" w:author="Aarati AD" w:date="2023-04-14T15:56:00Z"/>
      </w:rPr>
    </w:pPr>
  </w:p>
  <w:p w14:paraId="1AB84993" w14:textId="77777777" w:rsidR="00304EF3" w:rsidRDefault="00304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91B65" w14:textId="77777777" w:rsidR="00BA4627" w:rsidRDefault="00BA4627">
      <w:pPr>
        <w:spacing w:after="0" w:line="240" w:lineRule="auto"/>
      </w:pPr>
      <w:r>
        <w:separator/>
      </w:r>
    </w:p>
  </w:footnote>
  <w:footnote w:type="continuationSeparator" w:id="0">
    <w:p w14:paraId="287DB2EA" w14:textId="77777777" w:rsidR="00BA4627" w:rsidRDefault="00BA4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D3A10"/>
    <w:multiLevelType w:val="multilevel"/>
    <w:tmpl w:val="5548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C40F0"/>
    <w:multiLevelType w:val="multilevel"/>
    <w:tmpl w:val="CE60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C5ADF"/>
    <w:multiLevelType w:val="hybridMultilevel"/>
    <w:tmpl w:val="B232B3D4"/>
    <w:lvl w:ilvl="0" w:tplc="676E554C">
      <w:start w:val="1"/>
      <w:numFmt w:val="decimal"/>
      <w:lvlText w:val="%1."/>
      <w:lvlJc w:val="left"/>
      <w:pPr>
        <w:ind w:left="720" w:hanging="360"/>
      </w:pPr>
    </w:lvl>
    <w:lvl w:ilvl="1" w:tplc="B570FF42" w:tentative="1">
      <w:start w:val="1"/>
      <w:numFmt w:val="lowerLetter"/>
      <w:lvlText w:val="%2."/>
      <w:lvlJc w:val="left"/>
      <w:pPr>
        <w:ind w:left="1440" w:hanging="360"/>
      </w:pPr>
    </w:lvl>
    <w:lvl w:ilvl="2" w:tplc="4394E8FC" w:tentative="1">
      <w:start w:val="1"/>
      <w:numFmt w:val="lowerRoman"/>
      <w:lvlText w:val="%3."/>
      <w:lvlJc w:val="right"/>
      <w:pPr>
        <w:ind w:left="2160" w:hanging="180"/>
      </w:pPr>
    </w:lvl>
    <w:lvl w:ilvl="3" w:tplc="B2142EA2" w:tentative="1">
      <w:start w:val="1"/>
      <w:numFmt w:val="decimal"/>
      <w:lvlText w:val="%4."/>
      <w:lvlJc w:val="left"/>
      <w:pPr>
        <w:ind w:left="2880" w:hanging="360"/>
      </w:pPr>
    </w:lvl>
    <w:lvl w:ilvl="4" w:tplc="8BB0484C" w:tentative="1">
      <w:start w:val="1"/>
      <w:numFmt w:val="lowerLetter"/>
      <w:lvlText w:val="%5."/>
      <w:lvlJc w:val="left"/>
      <w:pPr>
        <w:ind w:left="3600" w:hanging="360"/>
      </w:pPr>
    </w:lvl>
    <w:lvl w:ilvl="5" w:tplc="2010877A" w:tentative="1">
      <w:start w:val="1"/>
      <w:numFmt w:val="lowerRoman"/>
      <w:lvlText w:val="%6."/>
      <w:lvlJc w:val="right"/>
      <w:pPr>
        <w:ind w:left="4320" w:hanging="180"/>
      </w:pPr>
    </w:lvl>
    <w:lvl w:ilvl="6" w:tplc="F814D734" w:tentative="1">
      <w:start w:val="1"/>
      <w:numFmt w:val="decimal"/>
      <w:lvlText w:val="%7."/>
      <w:lvlJc w:val="left"/>
      <w:pPr>
        <w:ind w:left="5040" w:hanging="360"/>
      </w:pPr>
    </w:lvl>
    <w:lvl w:ilvl="7" w:tplc="99C24132" w:tentative="1">
      <w:start w:val="1"/>
      <w:numFmt w:val="lowerLetter"/>
      <w:lvlText w:val="%8."/>
      <w:lvlJc w:val="left"/>
      <w:pPr>
        <w:ind w:left="5760" w:hanging="360"/>
      </w:pPr>
    </w:lvl>
    <w:lvl w:ilvl="8" w:tplc="A1C8EFAA" w:tentative="1">
      <w:start w:val="1"/>
      <w:numFmt w:val="lowerRoman"/>
      <w:lvlText w:val="%9."/>
      <w:lvlJc w:val="right"/>
      <w:pPr>
        <w:ind w:left="6480" w:hanging="180"/>
      </w:pPr>
    </w:lvl>
  </w:abstractNum>
  <w:abstractNum w:abstractNumId="3" w15:restartNumberingAfterBreak="0">
    <w:nsid w:val="0AF22A66"/>
    <w:multiLevelType w:val="multilevel"/>
    <w:tmpl w:val="7FDA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17CD6"/>
    <w:multiLevelType w:val="multilevel"/>
    <w:tmpl w:val="C0A62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26FC4"/>
    <w:multiLevelType w:val="multilevel"/>
    <w:tmpl w:val="FFEC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6532B"/>
    <w:multiLevelType w:val="multilevel"/>
    <w:tmpl w:val="CF9C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AB2F88"/>
    <w:multiLevelType w:val="multilevel"/>
    <w:tmpl w:val="6F06A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237375"/>
    <w:multiLevelType w:val="multilevel"/>
    <w:tmpl w:val="3534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1C1657"/>
    <w:multiLevelType w:val="multilevel"/>
    <w:tmpl w:val="6A44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857581"/>
    <w:multiLevelType w:val="multilevel"/>
    <w:tmpl w:val="634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3"/>
  </w:num>
  <w:num w:numId="4">
    <w:abstractNumId w:val="9"/>
  </w:num>
  <w:num w:numId="5">
    <w:abstractNumId w:val="8"/>
  </w:num>
  <w:num w:numId="6">
    <w:abstractNumId w:val="1"/>
  </w:num>
  <w:num w:numId="7">
    <w:abstractNumId w:val="5"/>
  </w:num>
  <w:num w:numId="8">
    <w:abstractNumId w:val="10"/>
  </w:num>
  <w:num w:numId="9">
    <w:abstractNumId w:val="2"/>
  </w:num>
  <w:num w:numId="10">
    <w:abstractNumId w:val="4"/>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arati AD">
    <w15:presenceInfo w15:providerId="Windows Live" w15:userId="399bfd05f2b9b256"/>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A9"/>
    <w:rsid w:val="00006963"/>
    <w:rsid w:val="000070C3"/>
    <w:rsid w:val="0001395A"/>
    <w:rsid w:val="00013B39"/>
    <w:rsid w:val="00014931"/>
    <w:rsid w:val="000169E0"/>
    <w:rsid w:val="0003202D"/>
    <w:rsid w:val="00035411"/>
    <w:rsid w:val="00040EA5"/>
    <w:rsid w:val="000421C2"/>
    <w:rsid w:val="0005252B"/>
    <w:rsid w:val="0005299C"/>
    <w:rsid w:val="000557FF"/>
    <w:rsid w:val="00063738"/>
    <w:rsid w:val="00064259"/>
    <w:rsid w:val="00072E74"/>
    <w:rsid w:val="000731A0"/>
    <w:rsid w:val="00076C66"/>
    <w:rsid w:val="00081231"/>
    <w:rsid w:val="0009619E"/>
    <w:rsid w:val="000A34C4"/>
    <w:rsid w:val="000B0BA3"/>
    <w:rsid w:val="000B0F4F"/>
    <w:rsid w:val="000B190B"/>
    <w:rsid w:val="000B2F13"/>
    <w:rsid w:val="000B3813"/>
    <w:rsid w:val="000C4C00"/>
    <w:rsid w:val="000D05DC"/>
    <w:rsid w:val="000D2A61"/>
    <w:rsid w:val="000E0C90"/>
    <w:rsid w:val="000E7F15"/>
    <w:rsid w:val="000F5420"/>
    <w:rsid w:val="000F5A78"/>
    <w:rsid w:val="000F7FDE"/>
    <w:rsid w:val="001038B7"/>
    <w:rsid w:val="00117428"/>
    <w:rsid w:val="00120DD5"/>
    <w:rsid w:val="00125076"/>
    <w:rsid w:val="00130043"/>
    <w:rsid w:val="00132477"/>
    <w:rsid w:val="0013677F"/>
    <w:rsid w:val="001368E9"/>
    <w:rsid w:val="00141BF0"/>
    <w:rsid w:val="001448F5"/>
    <w:rsid w:val="0014493F"/>
    <w:rsid w:val="00147F12"/>
    <w:rsid w:val="00152D17"/>
    <w:rsid w:val="00154641"/>
    <w:rsid w:val="00155EB6"/>
    <w:rsid w:val="001574C7"/>
    <w:rsid w:val="00162961"/>
    <w:rsid w:val="00164E70"/>
    <w:rsid w:val="0016698E"/>
    <w:rsid w:val="001745FD"/>
    <w:rsid w:val="00175F44"/>
    <w:rsid w:val="00177CBA"/>
    <w:rsid w:val="00182F50"/>
    <w:rsid w:val="00190B57"/>
    <w:rsid w:val="00191787"/>
    <w:rsid w:val="00193591"/>
    <w:rsid w:val="00196451"/>
    <w:rsid w:val="001A501C"/>
    <w:rsid w:val="001C0106"/>
    <w:rsid w:val="001C1390"/>
    <w:rsid w:val="001C6F2A"/>
    <w:rsid w:val="001C7FAE"/>
    <w:rsid w:val="001D2453"/>
    <w:rsid w:val="001E093A"/>
    <w:rsid w:val="001E0B07"/>
    <w:rsid w:val="001E3CFE"/>
    <w:rsid w:val="001E428E"/>
    <w:rsid w:val="001E45DF"/>
    <w:rsid w:val="001E5CA9"/>
    <w:rsid w:val="001E6231"/>
    <w:rsid w:val="001F377E"/>
    <w:rsid w:val="001F6819"/>
    <w:rsid w:val="001F74A7"/>
    <w:rsid w:val="002010CC"/>
    <w:rsid w:val="00206A97"/>
    <w:rsid w:val="00213A0A"/>
    <w:rsid w:val="002225BE"/>
    <w:rsid w:val="00223A27"/>
    <w:rsid w:val="00224A0B"/>
    <w:rsid w:val="00231196"/>
    <w:rsid w:val="00231655"/>
    <w:rsid w:val="002371B4"/>
    <w:rsid w:val="002379B4"/>
    <w:rsid w:val="00243AC6"/>
    <w:rsid w:val="00254258"/>
    <w:rsid w:val="00256539"/>
    <w:rsid w:val="002569CD"/>
    <w:rsid w:val="00266EE3"/>
    <w:rsid w:val="00267BA7"/>
    <w:rsid w:val="00273528"/>
    <w:rsid w:val="00276DD2"/>
    <w:rsid w:val="00277CB1"/>
    <w:rsid w:val="0028458C"/>
    <w:rsid w:val="002875E7"/>
    <w:rsid w:val="00292D3A"/>
    <w:rsid w:val="00295578"/>
    <w:rsid w:val="00296ADE"/>
    <w:rsid w:val="00297C3D"/>
    <w:rsid w:val="002A1B45"/>
    <w:rsid w:val="002A1DAF"/>
    <w:rsid w:val="002B1B84"/>
    <w:rsid w:val="002B42E5"/>
    <w:rsid w:val="002B4A21"/>
    <w:rsid w:val="002B5230"/>
    <w:rsid w:val="002C2634"/>
    <w:rsid w:val="002C4695"/>
    <w:rsid w:val="002C62B9"/>
    <w:rsid w:val="002C77AB"/>
    <w:rsid w:val="002D2BC6"/>
    <w:rsid w:val="002D2EF8"/>
    <w:rsid w:val="002E51AD"/>
    <w:rsid w:val="002E592D"/>
    <w:rsid w:val="00304EF3"/>
    <w:rsid w:val="003135F0"/>
    <w:rsid w:val="00316799"/>
    <w:rsid w:val="00322060"/>
    <w:rsid w:val="00323394"/>
    <w:rsid w:val="0032471A"/>
    <w:rsid w:val="003277F5"/>
    <w:rsid w:val="00332D38"/>
    <w:rsid w:val="00335762"/>
    <w:rsid w:val="003374AA"/>
    <w:rsid w:val="00337C03"/>
    <w:rsid w:val="00342346"/>
    <w:rsid w:val="00343266"/>
    <w:rsid w:val="003443E1"/>
    <w:rsid w:val="003464E8"/>
    <w:rsid w:val="003519AE"/>
    <w:rsid w:val="00352658"/>
    <w:rsid w:val="00361A1F"/>
    <w:rsid w:val="0036410A"/>
    <w:rsid w:val="0036481A"/>
    <w:rsid w:val="00364AA7"/>
    <w:rsid w:val="00364D70"/>
    <w:rsid w:val="00364FA0"/>
    <w:rsid w:val="0038089D"/>
    <w:rsid w:val="00382CBB"/>
    <w:rsid w:val="0038664F"/>
    <w:rsid w:val="00394E00"/>
    <w:rsid w:val="003957A1"/>
    <w:rsid w:val="00396760"/>
    <w:rsid w:val="003A0955"/>
    <w:rsid w:val="003A19A9"/>
    <w:rsid w:val="003A20F0"/>
    <w:rsid w:val="003A25AE"/>
    <w:rsid w:val="003A2AFA"/>
    <w:rsid w:val="003A6F1E"/>
    <w:rsid w:val="003B45BC"/>
    <w:rsid w:val="003D0A6A"/>
    <w:rsid w:val="003D19F4"/>
    <w:rsid w:val="003E041C"/>
    <w:rsid w:val="003E3CDE"/>
    <w:rsid w:val="003E7CBC"/>
    <w:rsid w:val="003F065F"/>
    <w:rsid w:val="003F1190"/>
    <w:rsid w:val="003F4370"/>
    <w:rsid w:val="003F661B"/>
    <w:rsid w:val="003F79E5"/>
    <w:rsid w:val="004023A9"/>
    <w:rsid w:val="00403923"/>
    <w:rsid w:val="00411031"/>
    <w:rsid w:val="00411691"/>
    <w:rsid w:val="0042054E"/>
    <w:rsid w:val="00423FAC"/>
    <w:rsid w:val="00424EA2"/>
    <w:rsid w:val="004307C2"/>
    <w:rsid w:val="00430838"/>
    <w:rsid w:val="00431C5F"/>
    <w:rsid w:val="00432805"/>
    <w:rsid w:val="00434CE4"/>
    <w:rsid w:val="004369B8"/>
    <w:rsid w:val="00446180"/>
    <w:rsid w:val="00446762"/>
    <w:rsid w:val="00447977"/>
    <w:rsid w:val="00450132"/>
    <w:rsid w:val="00474E30"/>
    <w:rsid w:val="00477C49"/>
    <w:rsid w:val="00480DF0"/>
    <w:rsid w:val="00481689"/>
    <w:rsid w:val="004940F2"/>
    <w:rsid w:val="00495B76"/>
    <w:rsid w:val="004A1F63"/>
    <w:rsid w:val="004A28B5"/>
    <w:rsid w:val="004A39AC"/>
    <w:rsid w:val="004B1921"/>
    <w:rsid w:val="004C1DB7"/>
    <w:rsid w:val="004C50E2"/>
    <w:rsid w:val="004C69A5"/>
    <w:rsid w:val="004E4709"/>
    <w:rsid w:val="004F0092"/>
    <w:rsid w:val="004F0581"/>
    <w:rsid w:val="00506994"/>
    <w:rsid w:val="00511559"/>
    <w:rsid w:val="00512461"/>
    <w:rsid w:val="00513EE8"/>
    <w:rsid w:val="00530EFB"/>
    <w:rsid w:val="005328DE"/>
    <w:rsid w:val="005357C8"/>
    <w:rsid w:val="00535F87"/>
    <w:rsid w:val="00536B51"/>
    <w:rsid w:val="00537AE6"/>
    <w:rsid w:val="00537DF8"/>
    <w:rsid w:val="00543793"/>
    <w:rsid w:val="00544370"/>
    <w:rsid w:val="00551241"/>
    <w:rsid w:val="00551546"/>
    <w:rsid w:val="0055206C"/>
    <w:rsid w:val="00565F8E"/>
    <w:rsid w:val="005678C3"/>
    <w:rsid w:val="005725EF"/>
    <w:rsid w:val="00574396"/>
    <w:rsid w:val="005755E2"/>
    <w:rsid w:val="00576731"/>
    <w:rsid w:val="00582756"/>
    <w:rsid w:val="005905E1"/>
    <w:rsid w:val="005966E2"/>
    <w:rsid w:val="005B0D21"/>
    <w:rsid w:val="005B2F4F"/>
    <w:rsid w:val="005B355A"/>
    <w:rsid w:val="005B5B44"/>
    <w:rsid w:val="005C0FF5"/>
    <w:rsid w:val="005C26AD"/>
    <w:rsid w:val="005C4C7B"/>
    <w:rsid w:val="005C75E7"/>
    <w:rsid w:val="005D0C87"/>
    <w:rsid w:val="005D1ACF"/>
    <w:rsid w:val="005D2962"/>
    <w:rsid w:val="005D4A1E"/>
    <w:rsid w:val="005E4197"/>
    <w:rsid w:val="006030F5"/>
    <w:rsid w:val="0061169D"/>
    <w:rsid w:val="0061230A"/>
    <w:rsid w:val="00612C70"/>
    <w:rsid w:val="006233FF"/>
    <w:rsid w:val="00623861"/>
    <w:rsid w:val="00625C28"/>
    <w:rsid w:val="006270AC"/>
    <w:rsid w:val="00636214"/>
    <w:rsid w:val="0064583A"/>
    <w:rsid w:val="00647F5F"/>
    <w:rsid w:val="00656911"/>
    <w:rsid w:val="006612F3"/>
    <w:rsid w:val="0066575C"/>
    <w:rsid w:val="00666049"/>
    <w:rsid w:val="006715C5"/>
    <w:rsid w:val="00672AFB"/>
    <w:rsid w:val="00684865"/>
    <w:rsid w:val="00684C6C"/>
    <w:rsid w:val="00687038"/>
    <w:rsid w:val="00695EEB"/>
    <w:rsid w:val="006971B9"/>
    <w:rsid w:val="006A21AB"/>
    <w:rsid w:val="006B7DEB"/>
    <w:rsid w:val="006C08A6"/>
    <w:rsid w:val="006C7AA4"/>
    <w:rsid w:val="006C7D6B"/>
    <w:rsid w:val="006D2F97"/>
    <w:rsid w:val="006D50AB"/>
    <w:rsid w:val="006E09D4"/>
    <w:rsid w:val="006E2581"/>
    <w:rsid w:val="006E3313"/>
    <w:rsid w:val="006F2453"/>
    <w:rsid w:val="006F4CD7"/>
    <w:rsid w:val="006F7956"/>
    <w:rsid w:val="006F7A03"/>
    <w:rsid w:val="00703C20"/>
    <w:rsid w:val="00707627"/>
    <w:rsid w:val="00712CBE"/>
    <w:rsid w:val="00716826"/>
    <w:rsid w:val="00727590"/>
    <w:rsid w:val="00734FEE"/>
    <w:rsid w:val="00741210"/>
    <w:rsid w:val="00741CD0"/>
    <w:rsid w:val="0074207E"/>
    <w:rsid w:val="00775805"/>
    <w:rsid w:val="007818E9"/>
    <w:rsid w:val="00787406"/>
    <w:rsid w:val="00791D03"/>
    <w:rsid w:val="00795840"/>
    <w:rsid w:val="007973D6"/>
    <w:rsid w:val="007B05BB"/>
    <w:rsid w:val="007B369A"/>
    <w:rsid w:val="007B36B4"/>
    <w:rsid w:val="007C06F0"/>
    <w:rsid w:val="007C0CF0"/>
    <w:rsid w:val="007C74EF"/>
    <w:rsid w:val="007D0690"/>
    <w:rsid w:val="007D236D"/>
    <w:rsid w:val="007D2D09"/>
    <w:rsid w:val="007D3D0A"/>
    <w:rsid w:val="007D6BF0"/>
    <w:rsid w:val="007E1AE4"/>
    <w:rsid w:val="007E1D3D"/>
    <w:rsid w:val="007E63F5"/>
    <w:rsid w:val="007F5383"/>
    <w:rsid w:val="007F5671"/>
    <w:rsid w:val="007F649D"/>
    <w:rsid w:val="007F7745"/>
    <w:rsid w:val="007F7D8B"/>
    <w:rsid w:val="008079A1"/>
    <w:rsid w:val="0081154B"/>
    <w:rsid w:val="00820761"/>
    <w:rsid w:val="008250BE"/>
    <w:rsid w:val="008256F6"/>
    <w:rsid w:val="00825AA9"/>
    <w:rsid w:val="00830DDC"/>
    <w:rsid w:val="008452AB"/>
    <w:rsid w:val="0085166A"/>
    <w:rsid w:val="008567FB"/>
    <w:rsid w:val="008618DC"/>
    <w:rsid w:val="00871868"/>
    <w:rsid w:val="0087368A"/>
    <w:rsid w:val="00880C73"/>
    <w:rsid w:val="00881A77"/>
    <w:rsid w:val="00885BBD"/>
    <w:rsid w:val="008908A1"/>
    <w:rsid w:val="00893ECF"/>
    <w:rsid w:val="008A0E61"/>
    <w:rsid w:val="008A1B13"/>
    <w:rsid w:val="008A1D4F"/>
    <w:rsid w:val="008A4504"/>
    <w:rsid w:val="008A53D0"/>
    <w:rsid w:val="008B244C"/>
    <w:rsid w:val="008B564B"/>
    <w:rsid w:val="008B5B60"/>
    <w:rsid w:val="008C279E"/>
    <w:rsid w:val="008D1159"/>
    <w:rsid w:val="008D53D0"/>
    <w:rsid w:val="008D62CF"/>
    <w:rsid w:val="008E067D"/>
    <w:rsid w:val="008E3E22"/>
    <w:rsid w:val="008F1A8B"/>
    <w:rsid w:val="008F35D0"/>
    <w:rsid w:val="008F368C"/>
    <w:rsid w:val="008F3980"/>
    <w:rsid w:val="008F4265"/>
    <w:rsid w:val="008F6466"/>
    <w:rsid w:val="009037C1"/>
    <w:rsid w:val="00906501"/>
    <w:rsid w:val="00907574"/>
    <w:rsid w:val="0091044A"/>
    <w:rsid w:val="00911753"/>
    <w:rsid w:val="0091474D"/>
    <w:rsid w:val="00914E9C"/>
    <w:rsid w:val="00924154"/>
    <w:rsid w:val="00924809"/>
    <w:rsid w:val="00925E87"/>
    <w:rsid w:val="00932009"/>
    <w:rsid w:val="00933779"/>
    <w:rsid w:val="00942476"/>
    <w:rsid w:val="009457EF"/>
    <w:rsid w:val="009554C7"/>
    <w:rsid w:val="0096397F"/>
    <w:rsid w:val="00971804"/>
    <w:rsid w:val="00975281"/>
    <w:rsid w:val="009815CF"/>
    <w:rsid w:val="009850D7"/>
    <w:rsid w:val="00993336"/>
    <w:rsid w:val="00994E73"/>
    <w:rsid w:val="00996630"/>
    <w:rsid w:val="009A0DA7"/>
    <w:rsid w:val="009A2A48"/>
    <w:rsid w:val="009A3BE7"/>
    <w:rsid w:val="009A458E"/>
    <w:rsid w:val="009B164A"/>
    <w:rsid w:val="009B7405"/>
    <w:rsid w:val="009C1FD9"/>
    <w:rsid w:val="009C2B61"/>
    <w:rsid w:val="009D5A72"/>
    <w:rsid w:val="009E37FD"/>
    <w:rsid w:val="009E40B6"/>
    <w:rsid w:val="009E6A68"/>
    <w:rsid w:val="009F069A"/>
    <w:rsid w:val="00A1119B"/>
    <w:rsid w:val="00A121D9"/>
    <w:rsid w:val="00A1237D"/>
    <w:rsid w:val="00A15A76"/>
    <w:rsid w:val="00A22EF3"/>
    <w:rsid w:val="00A233A9"/>
    <w:rsid w:val="00A3766C"/>
    <w:rsid w:val="00A479E0"/>
    <w:rsid w:val="00A53E87"/>
    <w:rsid w:val="00A54EF2"/>
    <w:rsid w:val="00A564AA"/>
    <w:rsid w:val="00A60267"/>
    <w:rsid w:val="00A6048B"/>
    <w:rsid w:val="00A62E8D"/>
    <w:rsid w:val="00A63C88"/>
    <w:rsid w:val="00A644E8"/>
    <w:rsid w:val="00A65FA1"/>
    <w:rsid w:val="00A71ADD"/>
    <w:rsid w:val="00A71BC7"/>
    <w:rsid w:val="00A729A8"/>
    <w:rsid w:val="00A72B08"/>
    <w:rsid w:val="00A974ED"/>
    <w:rsid w:val="00A97B74"/>
    <w:rsid w:val="00AB01EB"/>
    <w:rsid w:val="00AB0D87"/>
    <w:rsid w:val="00AB3CF0"/>
    <w:rsid w:val="00AC171E"/>
    <w:rsid w:val="00AC324E"/>
    <w:rsid w:val="00AD02B7"/>
    <w:rsid w:val="00AD6C10"/>
    <w:rsid w:val="00AE0AE6"/>
    <w:rsid w:val="00B02899"/>
    <w:rsid w:val="00B0645D"/>
    <w:rsid w:val="00B22287"/>
    <w:rsid w:val="00B237CC"/>
    <w:rsid w:val="00B239C7"/>
    <w:rsid w:val="00B25D7E"/>
    <w:rsid w:val="00B366DE"/>
    <w:rsid w:val="00B42802"/>
    <w:rsid w:val="00B467BF"/>
    <w:rsid w:val="00B56D90"/>
    <w:rsid w:val="00B712F3"/>
    <w:rsid w:val="00B74990"/>
    <w:rsid w:val="00B76A93"/>
    <w:rsid w:val="00B77DAC"/>
    <w:rsid w:val="00B80D50"/>
    <w:rsid w:val="00B85D49"/>
    <w:rsid w:val="00B93AA1"/>
    <w:rsid w:val="00BA4627"/>
    <w:rsid w:val="00BA54BD"/>
    <w:rsid w:val="00BB27DF"/>
    <w:rsid w:val="00BB49EF"/>
    <w:rsid w:val="00BC585D"/>
    <w:rsid w:val="00BD0E26"/>
    <w:rsid w:val="00BE78EB"/>
    <w:rsid w:val="00BF32FB"/>
    <w:rsid w:val="00BF74FF"/>
    <w:rsid w:val="00C036FC"/>
    <w:rsid w:val="00C069CA"/>
    <w:rsid w:val="00C11A4B"/>
    <w:rsid w:val="00C143FC"/>
    <w:rsid w:val="00C26946"/>
    <w:rsid w:val="00C35692"/>
    <w:rsid w:val="00C35CDF"/>
    <w:rsid w:val="00C43E0D"/>
    <w:rsid w:val="00C576F9"/>
    <w:rsid w:val="00C57F2A"/>
    <w:rsid w:val="00C627CE"/>
    <w:rsid w:val="00C7208C"/>
    <w:rsid w:val="00C7360E"/>
    <w:rsid w:val="00C8036E"/>
    <w:rsid w:val="00C95F95"/>
    <w:rsid w:val="00CA0579"/>
    <w:rsid w:val="00CA36C9"/>
    <w:rsid w:val="00CA3E33"/>
    <w:rsid w:val="00CA4C94"/>
    <w:rsid w:val="00CA68FB"/>
    <w:rsid w:val="00CB2AE5"/>
    <w:rsid w:val="00CB2F99"/>
    <w:rsid w:val="00CD0E6D"/>
    <w:rsid w:val="00CD6B40"/>
    <w:rsid w:val="00CE205E"/>
    <w:rsid w:val="00CF6EEB"/>
    <w:rsid w:val="00CF7450"/>
    <w:rsid w:val="00D02322"/>
    <w:rsid w:val="00D06E02"/>
    <w:rsid w:val="00D240CA"/>
    <w:rsid w:val="00D24CB5"/>
    <w:rsid w:val="00D25048"/>
    <w:rsid w:val="00D331F9"/>
    <w:rsid w:val="00D3509F"/>
    <w:rsid w:val="00D353F1"/>
    <w:rsid w:val="00D4337C"/>
    <w:rsid w:val="00D5005D"/>
    <w:rsid w:val="00D50613"/>
    <w:rsid w:val="00D55DEC"/>
    <w:rsid w:val="00D57099"/>
    <w:rsid w:val="00D575A5"/>
    <w:rsid w:val="00D73BCB"/>
    <w:rsid w:val="00D75A69"/>
    <w:rsid w:val="00D769BE"/>
    <w:rsid w:val="00DA42BF"/>
    <w:rsid w:val="00DB11B4"/>
    <w:rsid w:val="00DB5FCA"/>
    <w:rsid w:val="00DC5ABD"/>
    <w:rsid w:val="00DD283E"/>
    <w:rsid w:val="00DE3107"/>
    <w:rsid w:val="00DE3298"/>
    <w:rsid w:val="00DE3F0F"/>
    <w:rsid w:val="00DE67AF"/>
    <w:rsid w:val="00DF0887"/>
    <w:rsid w:val="00DF0EC2"/>
    <w:rsid w:val="00DF1F51"/>
    <w:rsid w:val="00DF29D9"/>
    <w:rsid w:val="00DF7630"/>
    <w:rsid w:val="00E00311"/>
    <w:rsid w:val="00E03C01"/>
    <w:rsid w:val="00E11C78"/>
    <w:rsid w:val="00E2161C"/>
    <w:rsid w:val="00E22552"/>
    <w:rsid w:val="00E3315F"/>
    <w:rsid w:val="00E36A08"/>
    <w:rsid w:val="00E56B2B"/>
    <w:rsid w:val="00E625FD"/>
    <w:rsid w:val="00E6402E"/>
    <w:rsid w:val="00E658E2"/>
    <w:rsid w:val="00E668A2"/>
    <w:rsid w:val="00E71683"/>
    <w:rsid w:val="00E7375A"/>
    <w:rsid w:val="00E74DD6"/>
    <w:rsid w:val="00E90343"/>
    <w:rsid w:val="00E90800"/>
    <w:rsid w:val="00E944AE"/>
    <w:rsid w:val="00E97B27"/>
    <w:rsid w:val="00EA2CB1"/>
    <w:rsid w:val="00EA5997"/>
    <w:rsid w:val="00EB0E76"/>
    <w:rsid w:val="00EB3108"/>
    <w:rsid w:val="00EB3597"/>
    <w:rsid w:val="00EB5E21"/>
    <w:rsid w:val="00EC14A4"/>
    <w:rsid w:val="00EC3B58"/>
    <w:rsid w:val="00ED1AAD"/>
    <w:rsid w:val="00EE1312"/>
    <w:rsid w:val="00EE463A"/>
    <w:rsid w:val="00EE4EE0"/>
    <w:rsid w:val="00EE5E4F"/>
    <w:rsid w:val="00EE7443"/>
    <w:rsid w:val="00EF439C"/>
    <w:rsid w:val="00EF60D3"/>
    <w:rsid w:val="00F000B3"/>
    <w:rsid w:val="00F01C9C"/>
    <w:rsid w:val="00F03943"/>
    <w:rsid w:val="00F079D2"/>
    <w:rsid w:val="00F127CF"/>
    <w:rsid w:val="00F13800"/>
    <w:rsid w:val="00F24486"/>
    <w:rsid w:val="00F31CF0"/>
    <w:rsid w:val="00F3455D"/>
    <w:rsid w:val="00F35544"/>
    <w:rsid w:val="00F37684"/>
    <w:rsid w:val="00F40756"/>
    <w:rsid w:val="00F409FD"/>
    <w:rsid w:val="00F477D7"/>
    <w:rsid w:val="00F52B28"/>
    <w:rsid w:val="00F52B9A"/>
    <w:rsid w:val="00F52BC3"/>
    <w:rsid w:val="00F55BA9"/>
    <w:rsid w:val="00F665BB"/>
    <w:rsid w:val="00F84109"/>
    <w:rsid w:val="00F867D2"/>
    <w:rsid w:val="00F86F97"/>
    <w:rsid w:val="00F87488"/>
    <w:rsid w:val="00F908F7"/>
    <w:rsid w:val="00F935C6"/>
    <w:rsid w:val="00F93A1B"/>
    <w:rsid w:val="00FA0330"/>
    <w:rsid w:val="00FA20E8"/>
    <w:rsid w:val="00FA5ED2"/>
    <w:rsid w:val="00FB1AC4"/>
    <w:rsid w:val="00FB218F"/>
    <w:rsid w:val="00FB37F5"/>
    <w:rsid w:val="00FB7A9F"/>
    <w:rsid w:val="00FC5ED8"/>
    <w:rsid w:val="00FD1F3E"/>
    <w:rsid w:val="00FD5D9C"/>
    <w:rsid w:val="00FD5ED7"/>
    <w:rsid w:val="00FD61C4"/>
    <w:rsid w:val="00FD7949"/>
    <w:rsid w:val="00FE11CD"/>
    <w:rsid w:val="00FE6313"/>
    <w:rsid w:val="00FF0889"/>
    <w:rsid w:val="00FF26B3"/>
    <w:rsid w:val="00FF4DDB"/>
    <w:rsid w:val="00FF7493"/>
    <w:rsid w:val="00FF7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08D8A"/>
  <w15:chartTrackingRefBased/>
  <w15:docId w15:val="{DF9521CF-A4A0-4F54-901A-8E6182B2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pPr>
      <w:spacing w:before="100" w:after="100"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IntenseEmphasis">
    <w:name w:val="Intense Emphasis"/>
    <w:basedOn w:val="DefaultParagraphFont"/>
    <w:uiPriority w:val="21"/>
    <w:qFormat/>
    <w:rPr>
      <w:b/>
      <w:bCs/>
      <w:i/>
      <w:iCs/>
      <w:color w:val="4472C4"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Strong">
    <w:name w:val="Strong"/>
    <w:basedOn w:val="DefaultParagraphFont"/>
    <w:uiPriority w:val="22"/>
    <w:qFormat/>
    <w:rPr>
      <w:b/>
      <w:bCs/>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customStyle="1" w:styleId="Hljs-operator">
    <w:name w:val="Hljs-operator"/>
    <w:basedOn w:val="DefaultParagraphFont"/>
    <w:uiPriority w:val="99"/>
  </w:style>
  <w:style w:type="character" w:customStyle="1" w:styleId="Hljs-keyword">
    <w:name w:val="Hljs-keyword"/>
    <w:basedOn w:val="DefaultParagraphFont"/>
    <w:uiPriority w:val="99"/>
  </w:style>
  <w:style w:type="character" w:customStyle="1" w:styleId="Hljs-number">
    <w:name w:val="Hljs-number"/>
    <w:basedOn w:val="DefaultParagraphFont"/>
    <w:uiPriority w:val="99"/>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after="10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customStyle="1" w:styleId="Hljs-string">
    <w:name w:val="Hljs-string"/>
    <w:basedOn w:val="DefaultParagraphFont"/>
    <w:uiPriority w:val="99"/>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000FF"/>
      <w:u w:val="single"/>
    </w:rPr>
  </w:style>
  <w:style w:type="character" w:customStyle="1" w:styleId="Token">
    <w:name w:val="Token"/>
    <w:basedOn w:val="DefaultParagraphFont"/>
    <w:uiPriority w:val="99"/>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Css-cvpopp">
    <w:name w:val="Css-cvpopp"/>
    <w:basedOn w:val="Normal"/>
    <w:uiPriority w:val="99"/>
    <w:pPr>
      <w:spacing w:before="100" w:after="10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Chakra-text">
    <w:name w:val="Chakra-text"/>
    <w:basedOn w:val="Normal"/>
    <w:uiPriority w:val="99"/>
    <w:pPr>
      <w:spacing w:before="100" w:after="100" w:line="240" w:lineRule="auto"/>
    </w:pPr>
    <w:rPr>
      <w:rFonts w:ascii="Times New Roman" w:eastAsia="Times New Roman" w:hAnsi="Times New Roman" w:cs="Times New Roman"/>
      <w:sz w:val="24"/>
      <w:szCs w:val="24"/>
    </w:rPr>
  </w:style>
  <w:style w:type="paragraph" w:styleId="Revision">
    <w:name w:val="Revision"/>
    <w:hidden/>
    <w:uiPriority w:val="99"/>
    <w:semiHidden/>
    <w:pPr>
      <w:spacing w:after="0" w:line="240" w:lineRule="auto"/>
    </w:p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Pr>
      <w:i/>
      <w:iCs/>
    </w:rPr>
  </w:style>
  <w:style w:type="character" w:styleId="UnresolvedMention">
    <w:name w:val="Unresolved Mention"/>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sid w:val="00FA5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E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29">
      <w:bodyDiv w:val="1"/>
      <w:marLeft w:val="0"/>
      <w:marRight w:val="0"/>
      <w:marTop w:val="0"/>
      <w:marBottom w:val="0"/>
      <w:divBdr>
        <w:top w:val="none" w:sz="0" w:space="0" w:color="auto"/>
        <w:left w:val="none" w:sz="0" w:space="0" w:color="auto"/>
        <w:bottom w:val="none" w:sz="0" w:space="0" w:color="auto"/>
        <w:right w:val="none" w:sz="0" w:space="0" w:color="auto"/>
      </w:divBdr>
    </w:div>
    <w:div w:id="55247377">
      <w:bodyDiv w:val="1"/>
      <w:marLeft w:val="0"/>
      <w:marRight w:val="0"/>
      <w:marTop w:val="0"/>
      <w:marBottom w:val="0"/>
      <w:divBdr>
        <w:top w:val="none" w:sz="0" w:space="0" w:color="auto"/>
        <w:left w:val="none" w:sz="0" w:space="0" w:color="auto"/>
        <w:bottom w:val="none" w:sz="0" w:space="0" w:color="auto"/>
        <w:right w:val="none" w:sz="0" w:space="0" w:color="auto"/>
      </w:divBdr>
    </w:div>
    <w:div w:id="75783817">
      <w:bodyDiv w:val="1"/>
      <w:marLeft w:val="0"/>
      <w:marRight w:val="0"/>
      <w:marTop w:val="0"/>
      <w:marBottom w:val="0"/>
      <w:divBdr>
        <w:top w:val="none" w:sz="0" w:space="0" w:color="auto"/>
        <w:left w:val="none" w:sz="0" w:space="0" w:color="auto"/>
        <w:bottom w:val="none" w:sz="0" w:space="0" w:color="auto"/>
        <w:right w:val="none" w:sz="0" w:space="0" w:color="auto"/>
      </w:divBdr>
    </w:div>
    <w:div w:id="92095879">
      <w:bodyDiv w:val="1"/>
      <w:marLeft w:val="0"/>
      <w:marRight w:val="0"/>
      <w:marTop w:val="0"/>
      <w:marBottom w:val="0"/>
      <w:divBdr>
        <w:top w:val="none" w:sz="0" w:space="0" w:color="auto"/>
        <w:left w:val="none" w:sz="0" w:space="0" w:color="auto"/>
        <w:bottom w:val="none" w:sz="0" w:space="0" w:color="auto"/>
        <w:right w:val="none" w:sz="0" w:space="0" w:color="auto"/>
      </w:divBdr>
    </w:div>
    <w:div w:id="126902614">
      <w:bodyDiv w:val="1"/>
      <w:marLeft w:val="0"/>
      <w:marRight w:val="0"/>
      <w:marTop w:val="0"/>
      <w:marBottom w:val="0"/>
      <w:divBdr>
        <w:top w:val="none" w:sz="0" w:space="0" w:color="auto"/>
        <w:left w:val="none" w:sz="0" w:space="0" w:color="auto"/>
        <w:bottom w:val="none" w:sz="0" w:space="0" w:color="auto"/>
        <w:right w:val="none" w:sz="0" w:space="0" w:color="auto"/>
      </w:divBdr>
    </w:div>
    <w:div w:id="144468163">
      <w:bodyDiv w:val="1"/>
      <w:marLeft w:val="0"/>
      <w:marRight w:val="0"/>
      <w:marTop w:val="0"/>
      <w:marBottom w:val="0"/>
      <w:divBdr>
        <w:top w:val="none" w:sz="0" w:space="0" w:color="auto"/>
        <w:left w:val="none" w:sz="0" w:space="0" w:color="auto"/>
        <w:bottom w:val="none" w:sz="0" w:space="0" w:color="auto"/>
        <w:right w:val="none" w:sz="0" w:space="0" w:color="auto"/>
      </w:divBdr>
    </w:div>
    <w:div w:id="195043057">
      <w:bodyDiv w:val="1"/>
      <w:marLeft w:val="0"/>
      <w:marRight w:val="0"/>
      <w:marTop w:val="0"/>
      <w:marBottom w:val="0"/>
      <w:divBdr>
        <w:top w:val="none" w:sz="0" w:space="0" w:color="auto"/>
        <w:left w:val="none" w:sz="0" w:space="0" w:color="auto"/>
        <w:bottom w:val="none" w:sz="0" w:space="0" w:color="auto"/>
        <w:right w:val="none" w:sz="0" w:space="0" w:color="auto"/>
      </w:divBdr>
    </w:div>
    <w:div w:id="195193523">
      <w:bodyDiv w:val="1"/>
      <w:marLeft w:val="0"/>
      <w:marRight w:val="0"/>
      <w:marTop w:val="0"/>
      <w:marBottom w:val="0"/>
      <w:divBdr>
        <w:top w:val="none" w:sz="0" w:space="0" w:color="auto"/>
        <w:left w:val="none" w:sz="0" w:space="0" w:color="auto"/>
        <w:bottom w:val="none" w:sz="0" w:space="0" w:color="auto"/>
        <w:right w:val="none" w:sz="0" w:space="0" w:color="auto"/>
      </w:divBdr>
    </w:div>
    <w:div w:id="205727206">
      <w:bodyDiv w:val="1"/>
      <w:marLeft w:val="0"/>
      <w:marRight w:val="0"/>
      <w:marTop w:val="0"/>
      <w:marBottom w:val="0"/>
      <w:divBdr>
        <w:top w:val="none" w:sz="0" w:space="0" w:color="auto"/>
        <w:left w:val="none" w:sz="0" w:space="0" w:color="auto"/>
        <w:bottom w:val="none" w:sz="0" w:space="0" w:color="auto"/>
        <w:right w:val="none" w:sz="0" w:space="0" w:color="auto"/>
      </w:divBdr>
    </w:div>
    <w:div w:id="222062988">
      <w:bodyDiv w:val="1"/>
      <w:marLeft w:val="0"/>
      <w:marRight w:val="0"/>
      <w:marTop w:val="0"/>
      <w:marBottom w:val="0"/>
      <w:divBdr>
        <w:top w:val="none" w:sz="0" w:space="0" w:color="auto"/>
        <w:left w:val="none" w:sz="0" w:space="0" w:color="auto"/>
        <w:bottom w:val="none" w:sz="0" w:space="0" w:color="auto"/>
        <w:right w:val="none" w:sz="0" w:space="0" w:color="auto"/>
      </w:divBdr>
      <w:divsChild>
        <w:div w:id="73552322">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247927014">
      <w:bodyDiv w:val="1"/>
      <w:marLeft w:val="0"/>
      <w:marRight w:val="0"/>
      <w:marTop w:val="0"/>
      <w:marBottom w:val="0"/>
      <w:divBdr>
        <w:top w:val="none" w:sz="0" w:space="0" w:color="auto"/>
        <w:left w:val="none" w:sz="0" w:space="0" w:color="auto"/>
        <w:bottom w:val="none" w:sz="0" w:space="0" w:color="auto"/>
        <w:right w:val="none" w:sz="0" w:space="0" w:color="auto"/>
      </w:divBdr>
    </w:div>
    <w:div w:id="307130444">
      <w:bodyDiv w:val="1"/>
      <w:marLeft w:val="0"/>
      <w:marRight w:val="0"/>
      <w:marTop w:val="0"/>
      <w:marBottom w:val="0"/>
      <w:divBdr>
        <w:top w:val="none" w:sz="0" w:space="0" w:color="auto"/>
        <w:left w:val="none" w:sz="0" w:space="0" w:color="auto"/>
        <w:bottom w:val="none" w:sz="0" w:space="0" w:color="auto"/>
        <w:right w:val="none" w:sz="0" w:space="0" w:color="auto"/>
      </w:divBdr>
    </w:div>
    <w:div w:id="327099425">
      <w:bodyDiv w:val="1"/>
      <w:marLeft w:val="0"/>
      <w:marRight w:val="0"/>
      <w:marTop w:val="0"/>
      <w:marBottom w:val="0"/>
      <w:divBdr>
        <w:top w:val="none" w:sz="0" w:space="0" w:color="auto"/>
        <w:left w:val="none" w:sz="0" w:space="0" w:color="auto"/>
        <w:bottom w:val="none" w:sz="0" w:space="0" w:color="auto"/>
        <w:right w:val="none" w:sz="0" w:space="0" w:color="auto"/>
      </w:divBdr>
    </w:div>
    <w:div w:id="371654976">
      <w:bodyDiv w:val="1"/>
      <w:marLeft w:val="0"/>
      <w:marRight w:val="0"/>
      <w:marTop w:val="0"/>
      <w:marBottom w:val="0"/>
      <w:divBdr>
        <w:top w:val="none" w:sz="0" w:space="0" w:color="auto"/>
        <w:left w:val="none" w:sz="0" w:space="0" w:color="auto"/>
        <w:bottom w:val="none" w:sz="0" w:space="0" w:color="auto"/>
        <w:right w:val="none" w:sz="0" w:space="0" w:color="auto"/>
      </w:divBdr>
    </w:div>
    <w:div w:id="375355185">
      <w:bodyDiv w:val="1"/>
      <w:marLeft w:val="0"/>
      <w:marRight w:val="0"/>
      <w:marTop w:val="0"/>
      <w:marBottom w:val="0"/>
      <w:divBdr>
        <w:top w:val="none" w:sz="0" w:space="0" w:color="auto"/>
        <w:left w:val="none" w:sz="0" w:space="0" w:color="auto"/>
        <w:bottom w:val="none" w:sz="0" w:space="0" w:color="auto"/>
        <w:right w:val="none" w:sz="0" w:space="0" w:color="auto"/>
      </w:divBdr>
    </w:div>
    <w:div w:id="392850035">
      <w:bodyDiv w:val="1"/>
      <w:marLeft w:val="0"/>
      <w:marRight w:val="0"/>
      <w:marTop w:val="0"/>
      <w:marBottom w:val="0"/>
      <w:divBdr>
        <w:top w:val="none" w:sz="0" w:space="0" w:color="auto"/>
        <w:left w:val="none" w:sz="0" w:space="0" w:color="auto"/>
        <w:bottom w:val="none" w:sz="0" w:space="0" w:color="auto"/>
        <w:right w:val="none" w:sz="0" w:space="0" w:color="auto"/>
      </w:divBdr>
    </w:div>
    <w:div w:id="444006449">
      <w:bodyDiv w:val="1"/>
      <w:marLeft w:val="0"/>
      <w:marRight w:val="0"/>
      <w:marTop w:val="0"/>
      <w:marBottom w:val="0"/>
      <w:divBdr>
        <w:top w:val="none" w:sz="0" w:space="0" w:color="auto"/>
        <w:left w:val="none" w:sz="0" w:space="0" w:color="auto"/>
        <w:bottom w:val="none" w:sz="0" w:space="0" w:color="auto"/>
        <w:right w:val="none" w:sz="0" w:space="0" w:color="auto"/>
      </w:divBdr>
    </w:div>
    <w:div w:id="448815736">
      <w:bodyDiv w:val="1"/>
      <w:marLeft w:val="0"/>
      <w:marRight w:val="0"/>
      <w:marTop w:val="0"/>
      <w:marBottom w:val="0"/>
      <w:divBdr>
        <w:top w:val="none" w:sz="0" w:space="0" w:color="auto"/>
        <w:left w:val="none" w:sz="0" w:space="0" w:color="auto"/>
        <w:bottom w:val="none" w:sz="0" w:space="0" w:color="auto"/>
        <w:right w:val="none" w:sz="0" w:space="0" w:color="auto"/>
      </w:divBdr>
      <w:divsChild>
        <w:div w:id="1787499849">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466556972">
      <w:bodyDiv w:val="1"/>
      <w:marLeft w:val="0"/>
      <w:marRight w:val="0"/>
      <w:marTop w:val="0"/>
      <w:marBottom w:val="0"/>
      <w:divBdr>
        <w:top w:val="none" w:sz="0" w:space="0" w:color="auto"/>
        <w:left w:val="none" w:sz="0" w:space="0" w:color="auto"/>
        <w:bottom w:val="none" w:sz="0" w:space="0" w:color="auto"/>
        <w:right w:val="none" w:sz="0" w:space="0" w:color="auto"/>
      </w:divBdr>
    </w:div>
    <w:div w:id="467940547">
      <w:bodyDiv w:val="1"/>
      <w:marLeft w:val="0"/>
      <w:marRight w:val="0"/>
      <w:marTop w:val="0"/>
      <w:marBottom w:val="0"/>
      <w:divBdr>
        <w:top w:val="none" w:sz="0" w:space="0" w:color="auto"/>
        <w:left w:val="none" w:sz="0" w:space="0" w:color="auto"/>
        <w:bottom w:val="none" w:sz="0" w:space="0" w:color="auto"/>
        <w:right w:val="none" w:sz="0" w:space="0" w:color="auto"/>
      </w:divBdr>
    </w:div>
    <w:div w:id="510796750">
      <w:bodyDiv w:val="1"/>
      <w:marLeft w:val="0"/>
      <w:marRight w:val="0"/>
      <w:marTop w:val="0"/>
      <w:marBottom w:val="0"/>
      <w:divBdr>
        <w:top w:val="none" w:sz="0" w:space="0" w:color="auto"/>
        <w:left w:val="none" w:sz="0" w:space="0" w:color="auto"/>
        <w:bottom w:val="none" w:sz="0" w:space="0" w:color="auto"/>
        <w:right w:val="none" w:sz="0" w:space="0" w:color="auto"/>
      </w:divBdr>
    </w:div>
    <w:div w:id="562329019">
      <w:bodyDiv w:val="1"/>
      <w:marLeft w:val="0"/>
      <w:marRight w:val="0"/>
      <w:marTop w:val="0"/>
      <w:marBottom w:val="0"/>
      <w:divBdr>
        <w:top w:val="none" w:sz="0" w:space="0" w:color="auto"/>
        <w:left w:val="none" w:sz="0" w:space="0" w:color="auto"/>
        <w:bottom w:val="none" w:sz="0" w:space="0" w:color="auto"/>
        <w:right w:val="none" w:sz="0" w:space="0" w:color="auto"/>
      </w:divBdr>
      <w:divsChild>
        <w:div w:id="1262183739">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610824478">
      <w:bodyDiv w:val="1"/>
      <w:marLeft w:val="0"/>
      <w:marRight w:val="0"/>
      <w:marTop w:val="0"/>
      <w:marBottom w:val="0"/>
      <w:divBdr>
        <w:top w:val="none" w:sz="0" w:space="0" w:color="auto"/>
        <w:left w:val="none" w:sz="0" w:space="0" w:color="auto"/>
        <w:bottom w:val="none" w:sz="0" w:space="0" w:color="auto"/>
        <w:right w:val="none" w:sz="0" w:space="0" w:color="auto"/>
      </w:divBdr>
    </w:div>
    <w:div w:id="647394670">
      <w:bodyDiv w:val="1"/>
      <w:marLeft w:val="0"/>
      <w:marRight w:val="0"/>
      <w:marTop w:val="0"/>
      <w:marBottom w:val="0"/>
      <w:divBdr>
        <w:top w:val="none" w:sz="0" w:space="0" w:color="auto"/>
        <w:left w:val="none" w:sz="0" w:space="0" w:color="auto"/>
        <w:bottom w:val="none" w:sz="0" w:space="0" w:color="auto"/>
        <w:right w:val="none" w:sz="0" w:space="0" w:color="auto"/>
      </w:divBdr>
    </w:div>
    <w:div w:id="696665782">
      <w:bodyDiv w:val="1"/>
      <w:marLeft w:val="0"/>
      <w:marRight w:val="0"/>
      <w:marTop w:val="0"/>
      <w:marBottom w:val="0"/>
      <w:divBdr>
        <w:top w:val="none" w:sz="0" w:space="0" w:color="auto"/>
        <w:left w:val="none" w:sz="0" w:space="0" w:color="auto"/>
        <w:bottom w:val="none" w:sz="0" w:space="0" w:color="auto"/>
        <w:right w:val="none" w:sz="0" w:space="0" w:color="auto"/>
      </w:divBdr>
    </w:div>
    <w:div w:id="709064024">
      <w:bodyDiv w:val="1"/>
      <w:marLeft w:val="0"/>
      <w:marRight w:val="0"/>
      <w:marTop w:val="0"/>
      <w:marBottom w:val="0"/>
      <w:divBdr>
        <w:top w:val="none" w:sz="0" w:space="0" w:color="auto"/>
        <w:left w:val="none" w:sz="0" w:space="0" w:color="auto"/>
        <w:bottom w:val="none" w:sz="0" w:space="0" w:color="auto"/>
        <w:right w:val="none" w:sz="0" w:space="0" w:color="auto"/>
      </w:divBdr>
    </w:div>
    <w:div w:id="725766270">
      <w:bodyDiv w:val="1"/>
      <w:marLeft w:val="0"/>
      <w:marRight w:val="0"/>
      <w:marTop w:val="0"/>
      <w:marBottom w:val="0"/>
      <w:divBdr>
        <w:top w:val="none" w:sz="0" w:space="0" w:color="auto"/>
        <w:left w:val="none" w:sz="0" w:space="0" w:color="auto"/>
        <w:bottom w:val="none" w:sz="0" w:space="0" w:color="auto"/>
        <w:right w:val="none" w:sz="0" w:space="0" w:color="auto"/>
      </w:divBdr>
    </w:div>
    <w:div w:id="729428649">
      <w:bodyDiv w:val="1"/>
      <w:marLeft w:val="0"/>
      <w:marRight w:val="0"/>
      <w:marTop w:val="0"/>
      <w:marBottom w:val="0"/>
      <w:divBdr>
        <w:top w:val="none" w:sz="0" w:space="0" w:color="auto"/>
        <w:left w:val="none" w:sz="0" w:space="0" w:color="auto"/>
        <w:bottom w:val="none" w:sz="0" w:space="0" w:color="auto"/>
        <w:right w:val="none" w:sz="0" w:space="0" w:color="auto"/>
      </w:divBdr>
    </w:div>
    <w:div w:id="742485076">
      <w:bodyDiv w:val="1"/>
      <w:marLeft w:val="0"/>
      <w:marRight w:val="0"/>
      <w:marTop w:val="0"/>
      <w:marBottom w:val="0"/>
      <w:divBdr>
        <w:top w:val="none" w:sz="0" w:space="0" w:color="auto"/>
        <w:left w:val="none" w:sz="0" w:space="0" w:color="auto"/>
        <w:bottom w:val="none" w:sz="0" w:space="0" w:color="auto"/>
        <w:right w:val="none" w:sz="0" w:space="0" w:color="auto"/>
      </w:divBdr>
      <w:divsChild>
        <w:div w:id="1478716608">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749423643">
      <w:bodyDiv w:val="1"/>
      <w:marLeft w:val="0"/>
      <w:marRight w:val="0"/>
      <w:marTop w:val="0"/>
      <w:marBottom w:val="0"/>
      <w:divBdr>
        <w:top w:val="none" w:sz="0" w:space="0" w:color="auto"/>
        <w:left w:val="none" w:sz="0" w:space="0" w:color="auto"/>
        <w:bottom w:val="none" w:sz="0" w:space="0" w:color="auto"/>
        <w:right w:val="none" w:sz="0" w:space="0" w:color="auto"/>
      </w:divBdr>
    </w:div>
    <w:div w:id="782041546">
      <w:bodyDiv w:val="1"/>
      <w:marLeft w:val="0"/>
      <w:marRight w:val="0"/>
      <w:marTop w:val="0"/>
      <w:marBottom w:val="0"/>
      <w:divBdr>
        <w:top w:val="none" w:sz="0" w:space="0" w:color="auto"/>
        <w:left w:val="none" w:sz="0" w:space="0" w:color="auto"/>
        <w:bottom w:val="none" w:sz="0" w:space="0" w:color="auto"/>
        <w:right w:val="none" w:sz="0" w:space="0" w:color="auto"/>
      </w:divBdr>
    </w:div>
    <w:div w:id="840388374">
      <w:bodyDiv w:val="1"/>
      <w:marLeft w:val="0"/>
      <w:marRight w:val="0"/>
      <w:marTop w:val="0"/>
      <w:marBottom w:val="0"/>
      <w:divBdr>
        <w:top w:val="none" w:sz="0" w:space="0" w:color="auto"/>
        <w:left w:val="none" w:sz="0" w:space="0" w:color="auto"/>
        <w:bottom w:val="none" w:sz="0" w:space="0" w:color="auto"/>
        <w:right w:val="none" w:sz="0" w:space="0" w:color="auto"/>
      </w:divBdr>
      <w:divsChild>
        <w:div w:id="1627156179">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879972010">
      <w:bodyDiv w:val="1"/>
      <w:marLeft w:val="0"/>
      <w:marRight w:val="0"/>
      <w:marTop w:val="0"/>
      <w:marBottom w:val="0"/>
      <w:divBdr>
        <w:top w:val="none" w:sz="0" w:space="0" w:color="auto"/>
        <w:left w:val="none" w:sz="0" w:space="0" w:color="auto"/>
        <w:bottom w:val="none" w:sz="0" w:space="0" w:color="auto"/>
        <w:right w:val="none" w:sz="0" w:space="0" w:color="auto"/>
      </w:divBdr>
    </w:div>
    <w:div w:id="885875611">
      <w:bodyDiv w:val="1"/>
      <w:marLeft w:val="0"/>
      <w:marRight w:val="0"/>
      <w:marTop w:val="0"/>
      <w:marBottom w:val="0"/>
      <w:divBdr>
        <w:top w:val="none" w:sz="0" w:space="0" w:color="auto"/>
        <w:left w:val="none" w:sz="0" w:space="0" w:color="auto"/>
        <w:bottom w:val="none" w:sz="0" w:space="0" w:color="auto"/>
        <w:right w:val="none" w:sz="0" w:space="0" w:color="auto"/>
      </w:divBdr>
    </w:div>
    <w:div w:id="907039452">
      <w:bodyDiv w:val="1"/>
      <w:marLeft w:val="0"/>
      <w:marRight w:val="0"/>
      <w:marTop w:val="0"/>
      <w:marBottom w:val="0"/>
      <w:divBdr>
        <w:top w:val="none" w:sz="0" w:space="0" w:color="auto"/>
        <w:left w:val="none" w:sz="0" w:space="0" w:color="auto"/>
        <w:bottom w:val="none" w:sz="0" w:space="0" w:color="auto"/>
        <w:right w:val="none" w:sz="0" w:space="0" w:color="auto"/>
      </w:divBdr>
    </w:div>
    <w:div w:id="933124833">
      <w:bodyDiv w:val="1"/>
      <w:marLeft w:val="0"/>
      <w:marRight w:val="0"/>
      <w:marTop w:val="0"/>
      <w:marBottom w:val="0"/>
      <w:divBdr>
        <w:top w:val="none" w:sz="0" w:space="0" w:color="auto"/>
        <w:left w:val="none" w:sz="0" w:space="0" w:color="auto"/>
        <w:bottom w:val="none" w:sz="0" w:space="0" w:color="auto"/>
        <w:right w:val="none" w:sz="0" w:space="0" w:color="auto"/>
      </w:divBdr>
    </w:div>
    <w:div w:id="1003820121">
      <w:bodyDiv w:val="1"/>
      <w:marLeft w:val="0"/>
      <w:marRight w:val="0"/>
      <w:marTop w:val="0"/>
      <w:marBottom w:val="0"/>
      <w:divBdr>
        <w:top w:val="none" w:sz="0" w:space="0" w:color="auto"/>
        <w:left w:val="none" w:sz="0" w:space="0" w:color="auto"/>
        <w:bottom w:val="none" w:sz="0" w:space="0" w:color="auto"/>
        <w:right w:val="none" w:sz="0" w:space="0" w:color="auto"/>
      </w:divBdr>
    </w:div>
    <w:div w:id="1006247337">
      <w:bodyDiv w:val="1"/>
      <w:marLeft w:val="0"/>
      <w:marRight w:val="0"/>
      <w:marTop w:val="0"/>
      <w:marBottom w:val="0"/>
      <w:divBdr>
        <w:top w:val="none" w:sz="0" w:space="0" w:color="auto"/>
        <w:left w:val="none" w:sz="0" w:space="0" w:color="auto"/>
        <w:bottom w:val="none" w:sz="0" w:space="0" w:color="auto"/>
        <w:right w:val="none" w:sz="0" w:space="0" w:color="auto"/>
      </w:divBdr>
    </w:div>
    <w:div w:id="1060129414">
      <w:bodyDiv w:val="1"/>
      <w:marLeft w:val="0"/>
      <w:marRight w:val="0"/>
      <w:marTop w:val="0"/>
      <w:marBottom w:val="0"/>
      <w:divBdr>
        <w:top w:val="none" w:sz="0" w:space="0" w:color="auto"/>
        <w:left w:val="none" w:sz="0" w:space="0" w:color="auto"/>
        <w:bottom w:val="none" w:sz="0" w:space="0" w:color="auto"/>
        <w:right w:val="none" w:sz="0" w:space="0" w:color="auto"/>
      </w:divBdr>
    </w:div>
    <w:div w:id="1092362833">
      <w:bodyDiv w:val="1"/>
      <w:marLeft w:val="0"/>
      <w:marRight w:val="0"/>
      <w:marTop w:val="0"/>
      <w:marBottom w:val="0"/>
      <w:divBdr>
        <w:top w:val="none" w:sz="0" w:space="0" w:color="auto"/>
        <w:left w:val="none" w:sz="0" w:space="0" w:color="auto"/>
        <w:bottom w:val="none" w:sz="0" w:space="0" w:color="auto"/>
        <w:right w:val="none" w:sz="0" w:space="0" w:color="auto"/>
      </w:divBdr>
    </w:div>
    <w:div w:id="1124469445">
      <w:bodyDiv w:val="1"/>
      <w:marLeft w:val="0"/>
      <w:marRight w:val="0"/>
      <w:marTop w:val="0"/>
      <w:marBottom w:val="0"/>
      <w:divBdr>
        <w:top w:val="none" w:sz="0" w:space="0" w:color="auto"/>
        <w:left w:val="none" w:sz="0" w:space="0" w:color="auto"/>
        <w:bottom w:val="none" w:sz="0" w:space="0" w:color="auto"/>
        <w:right w:val="none" w:sz="0" w:space="0" w:color="auto"/>
      </w:divBdr>
    </w:div>
    <w:div w:id="1134834584">
      <w:bodyDiv w:val="1"/>
      <w:marLeft w:val="0"/>
      <w:marRight w:val="0"/>
      <w:marTop w:val="0"/>
      <w:marBottom w:val="0"/>
      <w:divBdr>
        <w:top w:val="none" w:sz="0" w:space="0" w:color="auto"/>
        <w:left w:val="none" w:sz="0" w:space="0" w:color="auto"/>
        <w:bottom w:val="none" w:sz="0" w:space="0" w:color="auto"/>
        <w:right w:val="none" w:sz="0" w:space="0" w:color="auto"/>
      </w:divBdr>
    </w:div>
    <w:div w:id="1178735884">
      <w:bodyDiv w:val="1"/>
      <w:marLeft w:val="0"/>
      <w:marRight w:val="0"/>
      <w:marTop w:val="0"/>
      <w:marBottom w:val="0"/>
      <w:divBdr>
        <w:top w:val="none" w:sz="0" w:space="0" w:color="auto"/>
        <w:left w:val="none" w:sz="0" w:space="0" w:color="auto"/>
        <w:bottom w:val="none" w:sz="0" w:space="0" w:color="auto"/>
        <w:right w:val="none" w:sz="0" w:space="0" w:color="auto"/>
      </w:divBdr>
    </w:div>
    <w:div w:id="1254052907">
      <w:bodyDiv w:val="1"/>
      <w:marLeft w:val="0"/>
      <w:marRight w:val="0"/>
      <w:marTop w:val="0"/>
      <w:marBottom w:val="0"/>
      <w:divBdr>
        <w:top w:val="none" w:sz="0" w:space="0" w:color="auto"/>
        <w:left w:val="none" w:sz="0" w:space="0" w:color="auto"/>
        <w:bottom w:val="none" w:sz="0" w:space="0" w:color="auto"/>
        <w:right w:val="none" w:sz="0" w:space="0" w:color="auto"/>
      </w:divBdr>
      <w:divsChild>
        <w:div w:id="118106060">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1324549036">
      <w:bodyDiv w:val="1"/>
      <w:marLeft w:val="0"/>
      <w:marRight w:val="0"/>
      <w:marTop w:val="0"/>
      <w:marBottom w:val="0"/>
      <w:divBdr>
        <w:top w:val="none" w:sz="0" w:space="0" w:color="auto"/>
        <w:left w:val="none" w:sz="0" w:space="0" w:color="auto"/>
        <w:bottom w:val="none" w:sz="0" w:space="0" w:color="auto"/>
        <w:right w:val="none" w:sz="0" w:space="0" w:color="auto"/>
      </w:divBdr>
    </w:div>
    <w:div w:id="1357777753">
      <w:bodyDiv w:val="1"/>
      <w:marLeft w:val="0"/>
      <w:marRight w:val="0"/>
      <w:marTop w:val="0"/>
      <w:marBottom w:val="0"/>
      <w:divBdr>
        <w:top w:val="none" w:sz="0" w:space="0" w:color="auto"/>
        <w:left w:val="none" w:sz="0" w:space="0" w:color="auto"/>
        <w:bottom w:val="none" w:sz="0" w:space="0" w:color="auto"/>
        <w:right w:val="none" w:sz="0" w:space="0" w:color="auto"/>
      </w:divBdr>
    </w:div>
    <w:div w:id="1394549973">
      <w:bodyDiv w:val="1"/>
      <w:marLeft w:val="0"/>
      <w:marRight w:val="0"/>
      <w:marTop w:val="0"/>
      <w:marBottom w:val="0"/>
      <w:divBdr>
        <w:top w:val="none" w:sz="0" w:space="0" w:color="auto"/>
        <w:left w:val="none" w:sz="0" w:space="0" w:color="auto"/>
        <w:bottom w:val="none" w:sz="0" w:space="0" w:color="auto"/>
        <w:right w:val="none" w:sz="0" w:space="0" w:color="auto"/>
      </w:divBdr>
    </w:div>
    <w:div w:id="1400208733">
      <w:bodyDiv w:val="1"/>
      <w:marLeft w:val="0"/>
      <w:marRight w:val="0"/>
      <w:marTop w:val="0"/>
      <w:marBottom w:val="0"/>
      <w:divBdr>
        <w:top w:val="none" w:sz="0" w:space="0" w:color="auto"/>
        <w:left w:val="none" w:sz="0" w:space="0" w:color="auto"/>
        <w:bottom w:val="none" w:sz="0" w:space="0" w:color="auto"/>
        <w:right w:val="none" w:sz="0" w:space="0" w:color="auto"/>
      </w:divBdr>
    </w:div>
    <w:div w:id="1405297148">
      <w:bodyDiv w:val="1"/>
      <w:marLeft w:val="0"/>
      <w:marRight w:val="0"/>
      <w:marTop w:val="0"/>
      <w:marBottom w:val="0"/>
      <w:divBdr>
        <w:top w:val="none" w:sz="0" w:space="0" w:color="auto"/>
        <w:left w:val="none" w:sz="0" w:space="0" w:color="auto"/>
        <w:bottom w:val="none" w:sz="0" w:space="0" w:color="auto"/>
        <w:right w:val="none" w:sz="0" w:space="0" w:color="auto"/>
      </w:divBdr>
    </w:div>
    <w:div w:id="1446539286">
      <w:bodyDiv w:val="1"/>
      <w:marLeft w:val="0"/>
      <w:marRight w:val="0"/>
      <w:marTop w:val="0"/>
      <w:marBottom w:val="0"/>
      <w:divBdr>
        <w:top w:val="none" w:sz="0" w:space="0" w:color="auto"/>
        <w:left w:val="none" w:sz="0" w:space="0" w:color="auto"/>
        <w:bottom w:val="none" w:sz="0" w:space="0" w:color="auto"/>
        <w:right w:val="none" w:sz="0" w:space="0" w:color="auto"/>
      </w:divBdr>
      <w:divsChild>
        <w:div w:id="1187329724">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1460762919">
      <w:bodyDiv w:val="1"/>
      <w:marLeft w:val="0"/>
      <w:marRight w:val="0"/>
      <w:marTop w:val="0"/>
      <w:marBottom w:val="0"/>
      <w:divBdr>
        <w:top w:val="none" w:sz="0" w:space="0" w:color="auto"/>
        <w:left w:val="none" w:sz="0" w:space="0" w:color="auto"/>
        <w:bottom w:val="none" w:sz="0" w:space="0" w:color="auto"/>
        <w:right w:val="none" w:sz="0" w:space="0" w:color="auto"/>
      </w:divBdr>
      <w:divsChild>
        <w:div w:id="477961180">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1479178835">
      <w:bodyDiv w:val="1"/>
      <w:marLeft w:val="0"/>
      <w:marRight w:val="0"/>
      <w:marTop w:val="0"/>
      <w:marBottom w:val="0"/>
      <w:divBdr>
        <w:top w:val="none" w:sz="0" w:space="0" w:color="auto"/>
        <w:left w:val="none" w:sz="0" w:space="0" w:color="auto"/>
        <w:bottom w:val="none" w:sz="0" w:space="0" w:color="auto"/>
        <w:right w:val="none" w:sz="0" w:space="0" w:color="auto"/>
      </w:divBdr>
      <w:divsChild>
        <w:div w:id="2094157685">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1498881968">
      <w:bodyDiv w:val="1"/>
      <w:marLeft w:val="0"/>
      <w:marRight w:val="0"/>
      <w:marTop w:val="0"/>
      <w:marBottom w:val="0"/>
      <w:divBdr>
        <w:top w:val="none" w:sz="0" w:space="0" w:color="auto"/>
        <w:left w:val="none" w:sz="0" w:space="0" w:color="auto"/>
        <w:bottom w:val="none" w:sz="0" w:space="0" w:color="auto"/>
        <w:right w:val="none" w:sz="0" w:space="0" w:color="auto"/>
      </w:divBdr>
    </w:div>
    <w:div w:id="1624382452">
      <w:bodyDiv w:val="1"/>
      <w:marLeft w:val="0"/>
      <w:marRight w:val="0"/>
      <w:marTop w:val="0"/>
      <w:marBottom w:val="0"/>
      <w:divBdr>
        <w:top w:val="none" w:sz="0" w:space="0" w:color="auto"/>
        <w:left w:val="none" w:sz="0" w:space="0" w:color="auto"/>
        <w:bottom w:val="none" w:sz="0" w:space="0" w:color="auto"/>
        <w:right w:val="none" w:sz="0" w:space="0" w:color="auto"/>
      </w:divBdr>
    </w:div>
    <w:div w:id="1672634389">
      <w:bodyDiv w:val="1"/>
      <w:marLeft w:val="0"/>
      <w:marRight w:val="0"/>
      <w:marTop w:val="0"/>
      <w:marBottom w:val="0"/>
      <w:divBdr>
        <w:top w:val="none" w:sz="0" w:space="0" w:color="auto"/>
        <w:left w:val="none" w:sz="0" w:space="0" w:color="auto"/>
        <w:bottom w:val="none" w:sz="0" w:space="0" w:color="auto"/>
        <w:right w:val="none" w:sz="0" w:space="0" w:color="auto"/>
      </w:divBdr>
    </w:div>
    <w:div w:id="1674382307">
      <w:bodyDiv w:val="1"/>
      <w:marLeft w:val="0"/>
      <w:marRight w:val="0"/>
      <w:marTop w:val="0"/>
      <w:marBottom w:val="0"/>
      <w:divBdr>
        <w:top w:val="none" w:sz="0" w:space="0" w:color="auto"/>
        <w:left w:val="none" w:sz="0" w:space="0" w:color="auto"/>
        <w:bottom w:val="none" w:sz="0" w:space="0" w:color="auto"/>
        <w:right w:val="none" w:sz="0" w:space="0" w:color="auto"/>
      </w:divBdr>
    </w:div>
    <w:div w:id="1714578161">
      <w:bodyDiv w:val="1"/>
      <w:marLeft w:val="0"/>
      <w:marRight w:val="0"/>
      <w:marTop w:val="0"/>
      <w:marBottom w:val="0"/>
      <w:divBdr>
        <w:top w:val="none" w:sz="0" w:space="0" w:color="auto"/>
        <w:left w:val="none" w:sz="0" w:space="0" w:color="auto"/>
        <w:bottom w:val="none" w:sz="0" w:space="0" w:color="auto"/>
        <w:right w:val="none" w:sz="0" w:space="0" w:color="auto"/>
      </w:divBdr>
    </w:div>
    <w:div w:id="1725640235">
      <w:bodyDiv w:val="1"/>
      <w:marLeft w:val="0"/>
      <w:marRight w:val="0"/>
      <w:marTop w:val="0"/>
      <w:marBottom w:val="0"/>
      <w:divBdr>
        <w:top w:val="none" w:sz="0" w:space="0" w:color="auto"/>
        <w:left w:val="none" w:sz="0" w:space="0" w:color="auto"/>
        <w:bottom w:val="none" w:sz="0" w:space="0" w:color="auto"/>
        <w:right w:val="none" w:sz="0" w:space="0" w:color="auto"/>
      </w:divBdr>
    </w:div>
    <w:div w:id="1765110174">
      <w:bodyDiv w:val="1"/>
      <w:marLeft w:val="0"/>
      <w:marRight w:val="0"/>
      <w:marTop w:val="0"/>
      <w:marBottom w:val="0"/>
      <w:divBdr>
        <w:top w:val="none" w:sz="0" w:space="0" w:color="auto"/>
        <w:left w:val="none" w:sz="0" w:space="0" w:color="auto"/>
        <w:bottom w:val="none" w:sz="0" w:space="0" w:color="auto"/>
        <w:right w:val="none" w:sz="0" w:space="0" w:color="auto"/>
      </w:divBdr>
    </w:div>
    <w:div w:id="1776830596">
      <w:bodyDiv w:val="1"/>
      <w:marLeft w:val="0"/>
      <w:marRight w:val="0"/>
      <w:marTop w:val="0"/>
      <w:marBottom w:val="0"/>
      <w:divBdr>
        <w:top w:val="none" w:sz="0" w:space="0" w:color="auto"/>
        <w:left w:val="none" w:sz="0" w:space="0" w:color="auto"/>
        <w:bottom w:val="none" w:sz="0" w:space="0" w:color="auto"/>
        <w:right w:val="none" w:sz="0" w:space="0" w:color="auto"/>
      </w:divBdr>
    </w:div>
    <w:div w:id="1828208386">
      <w:bodyDiv w:val="1"/>
      <w:marLeft w:val="0"/>
      <w:marRight w:val="0"/>
      <w:marTop w:val="0"/>
      <w:marBottom w:val="0"/>
      <w:divBdr>
        <w:top w:val="none" w:sz="0" w:space="0" w:color="auto"/>
        <w:left w:val="none" w:sz="0" w:space="0" w:color="auto"/>
        <w:bottom w:val="none" w:sz="0" w:space="0" w:color="auto"/>
        <w:right w:val="none" w:sz="0" w:space="0" w:color="auto"/>
      </w:divBdr>
      <w:divsChild>
        <w:div w:id="413362546">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1870994645">
      <w:bodyDiv w:val="1"/>
      <w:marLeft w:val="0"/>
      <w:marRight w:val="0"/>
      <w:marTop w:val="0"/>
      <w:marBottom w:val="0"/>
      <w:divBdr>
        <w:top w:val="none" w:sz="0" w:space="0" w:color="auto"/>
        <w:left w:val="none" w:sz="0" w:space="0" w:color="auto"/>
        <w:bottom w:val="none" w:sz="0" w:space="0" w:color="auto"/>
        <w:right w:val="none" w:sz="0" w:space="0" w:color="auto"/>
      </w:divBdr>
    </w:div>
    <w:div w:id="1877886947">
      <w:bodyDiv w:val="1"/>
      <w:marLeft w:val="0"/>
      <w:marRight w:val="0"/>
      <w:marTop w:val="0"/>
      <w:marBottom w:val="0"/>
      <w:divBdr>
        <w:top w:val="none" w:sz="0" w:space="0" w:color="auto"/>
        <w:left w:val="none" w:sz="0" w:space="0" w:color="auto"/>
        <w:bottom w:val="none" w:sz="0" w:space="0" w:color="auto"/>
        <w:right w:val="none" w:sz="0" w:space="0" w:color="auto"/>
      </w:divBdr>
    </w:div>
    <w:div w:id="1896773147">
      <w:bodyDiv w:val="1"/>
      <w:marLeft w:val="0"/>
      <w:marRight w:val="0"/>
      <w:marTop w:val="0"/>
      <w:marBottom w:val="0"/>
      <w:divBdr>
        <w:top w:val="none" w:sz="0" w:space="0" w:color="auto"/>
        <w:left w:val="none" w:sz="0" w:space="0" w:color="auto"/>
        <w:bottom w:val="none" w:sz="0" w:space="0" w:color="auto"/>
        <w:right w:val="none" w:sz="0" w:space="0" w:color="auto"/>
      </w:divBdr>
    </w:div>
    <w:div w:id="1939675309">
      <w:bodyDiv w:val="1"/>
      <w:marLeft w:val="0"/>
      <w:marRight w:val="0"/>
      <w:marTop w:val="0"/>
      <w:marBottom w:val="0"/>
      <w:divBdr>
        <w:top w:val="none" w:sz="0" w:space="0" w:color="auto"/>
        <w:left w:val="none" w:sz="0" w:space="0" w:color="auto"/>
        <w:bottom w:val="none" w:sz="0" w:space="0" w:color="auto"/>
        <w:right w:val="none" w:sz="0" w:space="0" w:color="auto"/>
      </w:divBdr>
    </w:div>
    <w:div w:id="1948655286">
      <w:bodyDiv w:val="1"/>
      <w:marLeft w:val="0"/>
      <w:marRight w:val="0"/>
      <w:marTop w:val="0"/>
      <w:marBottom w:val="0"/>
      <w:divBdr>
        <w:top w:val="none" w:sz="0" w:space="0" w:color="auto"/>
        <w:left w:val="none" w:sz="0" w:space="0" w:color="auto"/>
        <w:bottom w:val="none" w:sz="0" w:space="0" w:color="auto"/>
        <w:right w:val="none" w:sz="0" w:space="0" w:color="auto"/>
      </w:divBdr>
    </w:div>
    <w:div w:id="1956059927">
      <w:bodyDiv w:val="1"/>
      <w:marLeft w:val="0"/>
      <w:marRight w:val="0"/>
      <w:marTop w:val="0"/>
      <w:marBottom w:val="0"/>
      <w:divBdr>
        <w:top w:val="none" w:sz="0" w:space="0" w:color="auto"/>
        <w:left w:val="none" w:sz="0" w:space="0" w:color="auto"/>
        <w:bottom w:val="none" w:sz="0" w:space="0" w:color="auto"/>
        <w:right w:val="none" w:sz="0" w:space="0" w:color="auto"/>
      </w:divBdr>
      <w:divsChild>
        <w:div w:id="1888056919">
          <w:marLeft w:val="0"/>
          <w:marRight w:val="0"/>
          <w:marTop w:val="0"/>
          <w:marBottom w:val="0"/>
          <w:divBdr>
            <w:top w:val="single" w:sz="2" w:space="0" w:color="auto"/>
            <w:left w:val="single" w:sz="2" w:space="0" w:color="auto"/>
            <w:bottom w:val="single" w:sz="2" w:space="0" w:color="auto"/>
            <w:right w:val="single" w:sz="2" w:space="0" w:color="auto"/>
          </w:divBdr>
          <w:divsChild>
            <w:div w:id="1868324753">
              <w:marLeft w:val="0"/>
              <w:marRight w:val="0"/>
              <w:marTop w:val="0"/>
              <w:marBottom w:val="0"/>
              <w:divBdr>
                <w:top w:val="single" w:sz="2" w:space="0" w:color="auto"/>
                <w:left w:val="single" w:sz="2" w:space="0" w:color="auto"/>
                <w:bottom w:val="single" w:sz="2" w:space="0" w:color="auto"/>
                <w:right w:val="single" w:sz="2" w:space="0" w:color="auto"/>
              </w:divBdr>
              <w:divsChild>
                <w:div w:id="447432682">
                  <w:marLeft w:val="0"/>
                  <w:marRight w:val="0"/>
                  <w:marTop w:val="0"/>
                  <w:marBottom w:val="0"/>
                  <w:divBdr>
                    <w:top w:val="single" w:sz="2" w:space="0" w:color="auto"/>
                    <w:left w:val="single" w:sz="2" w:space="0" w:color="auto"/>
                    <w:bottom w:val="single" w:sz="2" w:space="0" w:color="auto"/>
                    <w:right w:val="single" w:sz="2" w:space="0" w:color="auto"/>
                  </w:divBdr>
                  <w:divsChild>
                    <w:div w:id="902788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5524096">
      <w:bodyDiv w:val="1"/>
      <w:marLeft w:val="0"/>
      <w:marRight w:val="0"/>
      <w:marTop w:val="0"/>
      <w:marBottom w:val="0"/>
      <w:divBdr>
        <w:top w:val="none" w:sz="0" w:space="0" w:color="auto"/>
        <w:left w:val="none" w:sz="0" w:space="0" w:color="auto"/>
        <w:bottom w:val="none" w:sz="0" w:space="0" w:color="auto"/>
        <w:right w:val="none" w:sz="0" w:space="0" w:color="auto"/>
      </w:divBdr>
      <w:divsChild>
        <w:div w:id="869030958">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2018579675">
      <w:bodyDiv w:val="1"/>
      <w:marLeft w:val="0"/>
      <w:marRight w:val="0"/>
      <w:marTop w:val="0"/>
      <w:marBottom w:val="0"/>
      <w:divBdr>
        <w:top w:val="none" w:sz="0" w:space="0" w:color="auto"/>
        <w:left w:val="none" w:sz="0" w:space="0" w:color="auto"/>
        <w:bottom w:val="none" w:sz="0" w:space="0" w:color="auto"/>
        <w:right w:val="none" w:sz="0" w:space="0" w:color="auto"/>
      </w:divBdr>
    </w:div>
    <w:div w:id="2036150953">
      <w:bodyDiv w:val="1"/>
      <w:marLeft w:val="0"/>
      <w:marRight w:val="0"/>
      <w:marTop w:val="0"/>
      <w:marBottom w:val="0"/>
      <w:divBdr>
        <w:top w:val="none" w:sz="0" w:space="0" w:color="auto"/>
        <w:left w:val="none" w:sz="0" w:space="0" w:color="auto"/>
        <w:bottom w:val="none" w:sz="0" w:space="0" w:color="auto"/>
        <w:right w:val="none" w:sz="0" w:space="0" w:color="auto"/>
      </w:divBdr>
      <w:divsChild>
        <w:div w:id="1141772142">
          <w:marLeft w:val="0"/>
          <w:marRight w:val="0"/>
          <w:marTop w:val="120"/>
          <w:marBottom w:val="120"/>
          <w:divBdr>
            <w:top w:val="single" w:sz="6" w:space="12" w:color="B4B9BD"/>
            <w:left w:val="single" w:sz="6" w:space="12" w:color="B4B9BD"/>
            <w:bottom w:val="single" w:sz="6" w:space="12" w:color="B4B9BD"/>
            <w:right w:val="single" w:sz="6" w:space="12" w:color="B4B9BD"/>
          </w:divBdr>
        </w:div>
      </w:divsChild>
    </w:div>
    <w:div w:id="2075547356">
      <w:bodyDiv w:val="1"/>
      <w:marLeft w:val="0"/>
      <w:marRight w:val="0"/>
      <w:marTop w:val="0"/>
      <w:marBottom w:val="0"/>
      <w:divBdr>
        <w:top w:val="none" w:sz="0" w:space="0" w:color="auto"/>
        <w:left w:val="none" w:sz="0" w:space="0" w:color="auto"/>
        <w:bottom w:val="none" w:sz="0" w:space="0" w:color="auto"/>
        <w:right w:val="none" w:sz="0" w:space="0" w:color="auto"/>
      </w:divBdr>
    </w:div>
    <w:div w:id="2128546536">
      <w:bodyDiv w:val="1"/>
      <w:marLeft w:val="0"/>
      <w:marRight w:val="0"/>
      <w:marTop w:val="0"/>
      <w:marBottom w:val="0"/>
      <w:divBdr>
        <w:top w:val="none" w:sz="0" w:space="0" w:color="auto"/>
        <w:left w:val="none" w:sz="0" w:space="0" w:color="auto"/>
        <w:bottom w:val="none" w:sz="0" w:space="0" w:color="auto"/>
        <w:right w:val="none" w:sz="0" w:space="0" w:color="auto"/>
      </w:divBdr>
    </w:div>
    <w:div w:id="214180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F55F8-BA22-4DC2-8A62-D04843070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3968</TotalTime>
  <Pages>36</Pages>
  <Words>5890</Words>
  <Characters>33573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Aarati AD</dc:creator>
  <cp:lastModifiedBy>Hp</cp:lastModifiedBy>
  <cp:revision>3</cp:revision>
  <dcterms:created xsi:type="dcterms:W3CDTF">2023-09-19T15:44:00Z</dcterms:created>
  <dcterms:modified xsi:type="dcterms:W3CDTF">2023-09-19T16:20:00Z</dcterms:modified>
</cp:coreProperties>
</file>